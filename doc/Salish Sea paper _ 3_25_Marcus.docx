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E6F78" w14:textId="6EA64F98" w:rsidR="00DD26DE" w:rsidRDefault="00F06F76" w:rsidP="00EB1AAD">
      <w:pPr>
        <w:spacing w:after="0" w:line="480" w:lineRule="auto"/>
        <w:jc w:val="both"/>
        <w:rPr>
          <w:rFonts w:ascii="Times New Roman" w:hAnsi="Times New Roman"/>
          <w:b/>
          <w:sz w:val="32"/>
          <w:szCs w:val="32"/>
        </w:rPr>
      </w:pPr>
      <w:r w:rsidRPr="00EB1AAD">
        <w:rPr>
          <w:rFonts w:ascii="Times New Roman" w:hAnsi="Times New Roman"/>
          <w:b/>
          <w:sz w:val="32"/>
          <w:szCs w:val="32"/>
        </w:rPr>
        <w:t xml:space="preserve">Severe </w:t>
      </w:r>
      <w:r w:rsidR="00DD26DE" w:rsidRPr="00EB1AAD">
        <w:rPr>
          <w:rFonts w:ascii="Times New Roman" w:hAnsi="Times New Roman"/>
          <w:b/>
          <w:sz w:val="32"/>
          <w:szCs w:val="32"/>
        </w:rPr>
        <w:t>biological effects</w:t>
      </w:r>
      <w:r w:rsidR="001F46E2" w:rsidRPr="00EB1AAD">
        <w:rPr>
          <w:rFonts w:ascii="Times New Roman" w:hAnsi="Times New Roman"/>
          <w:b/>
          <w:sz w:val="32"/>
          <w:szCs w:val="32"/>
        </w:rPr>
        <w:t xml:space="preserve"> due to </w:t>
      </w:r>
      <w:r w:rsidRPr="00EB1AAD">
        <w:rPr>
          <w:rFonts w:ascii="Times New Roman" w:hAnsi="Times New Roman"/>
          <w:b/>
          <w:sz w:val="32"/>
          <w:szCs w:val="32"/>
        </w:rPr>
        <w:t xml:space="preserve">current </w:t>
      </w:r>
      <w:r w:rsidR="00DD26DE" w:rsidRPr="00EB1AAD">
        <w:rPr>
          <w:rFonts w:ascii="Times New Roman" w:hAnsi="Times New Roman"/>
          <w:b/>
          <w:sz w:val="32"/>
          <w:szCs w:val="32"/>
        </w:rPr>
        <w:t>ocean acidification</w:t>
      </w:r>
      <w:r w:rsidRPr="00EB1AAD">
        <w:rPr>
          <w:rFonts w:ascii="Times New Roman" w:hAnsi="Times New Roman"/>
          <w:b/>
          <w:sz w:val="32"/>
          <w:szCs w:val="32"/>
        </w:rPr>
        <w:t xml:space="preserve"> conditions</w:t>
      </w:r>
      <w:r w:rsidR="00DD26DE" w:rsidRPr="00EB1AAD">
        <w:rPr>
          <w:rFonts w:ascii="Times New Roman" w:hAnsi="Times New Roman"/>
          <w:b/>
          <w:sz w:val="32"/>
          <w:szCs w:val="32"/>
        </w:rPr>
        <w:t xml:space="preserve"> in the high</w:t>
      </w:r>
      <w:r w:rsidRPr="00EB1AAD">
        <w:rPr>
          <w:rFonts w:ascii="Times New Roman" w:hAnsi="Times New Roman"/>
          <w:b/>
          <w:sz w:val="32"/>
          <w:szCs w:val="32"/>
        </w:rPr>
        <w:t>ly</w:t>
      </w:r>
      <w:r w:rsidR="00DD26DE" w:rsidRPr="00EB1AAD">
        <w:rPr>
          <w:rFonts w:ascii="Times New Roman" w:hAnsi="Times New Roman"/>
          <w:b/>
          <w:sz w:val="32"/>
          <w:szCs w:val="32"/>
        </w:rPr>
        <w:t xml:space="preserve"> variable</w:t>
      </w:r>
      <w:r w:rsidR="001F46E2" w:rsidRPr="00EB1AAD">
        <w:rPr>
          <w:rFonts w:ascii="Times New Roman" w:hAnsi="Times New Roman"/>
          <w:b/>
          <w:sz w:val="32"/>
          <w:szCs w:val="32"/>
        </w:rPr>
        <w:t xml:space="preserve"> fjord-like</w:t>
      </w:r>
      <w:r w:rsidR="00DD26DE" w:rsidRPr="00EB1AAD">
        <w:rPr>
          <w:rFonts w:ascii="Times New Roman" w:hAnsi="Times New Roman"/>
          <w:b/>
          <w:sz w:val="32"/>
          <w:szCs w:val="32"/>
        </w:rPr>
        <w:t xml:space="preserve"> estuarine regime</w:t>
      </w:r>
      <w:r w:rsidR="001F46E2" w:rsidRPr="00EB1AAD">
        <w:rPr>
          <w:rFonts w:ascii="Times New Roman" w:hAnsi="Times New Roman"/>
          <w:b/>
          <w:sz w:val="32"/>
          <w:szCs w:val="32"/>
        </w:rPr>
        <w:t>s</w:t>
      </w:r>
      <w:r w:rsidRPr="00EB1AAD">
        <w:rPr>
          <w:rFonts w:ascii="Times New Roman" w:hAnsi="Times New Roman"/>
          <w:b/>
          <w:sz w:val="32"/>
          <w:szCs w:val="32"/>
        </w:rPr>
        <w:t xml:space="preserve"> of the </w:t>
      </w:r>
      <w:r w:rsidR="005F47D8" w:rsidRPr="00EB1AAD">
        <w:rPr>
          <w:rFonts w:ascii="Times New Roman" w:hAnsi="Times New Roman"/>
          <w:b/>
          <w:sz w:val="32"/>
          <w:szCs w:val="32"/>
        </w:rPr>
        <w:t>Salish Sea</w:t>
      </w:r>
    </w:p>
    <w:p w14:paraId="7DE71924" w14:textId="77777777" w:rsidR="00EB1AAD" w:rsidRDefault="00EB1AAD" w:rsidP="00EB1AAD">
      <w:pPr>
        <w:spacing w:after="0" w:line="480" w:lineRule="auto"/>
        <w:jc w:val="both"/>
        <w:rPr>
          <w:rFonts w:ascii="Times New Roman" w:hAnsi="Times New Roman"/>
          <w:b/>
          <w:sz w:val="32"/>
          <w:szCs w:val="32"/>
        </w:rPr>
      </w:pPr>
    </w:p>
    <w:p w14:paraId="7D48759F" w14:textId="2092F0C6" w:rsidR="00EB1AAD" w:rsidRPr="00EB1AAD" w:rsidRDefault="00EB1AAD" w:rsidP="00EB1AAD">
      <w:pPr>
        <w:spacing w:after="0" w:line="480" w:lineRule="auto"/>
        <w:jc w:val="both"/>
        <w:rPr>
          <w:rFonts w:ascii="Times New Roman" w:hAnsi="Times New Roman"/>
          <w:b/>
          <w:sz w:val="28"/>
          <w:szCs w:val="28"/>
        </w:rPr>
      </w:pPr>
      <w:r w:rsidRPr="00EB1AAD">
        <w:rPr>
          <w:rFonts w:ascii="Times New Roman" w:hAnsi="Times New Roman"/>
          <w:b/>
          <w:sz w:val="28"/>
          <w:szCs w:val="28"/>
        </w:rPr>
        <w:t>Authors and Institutions</w:t>
      </w:r>
      <w:r>
        <w:rPr>
          <w:rFonts w:ascii="Times New Roman" w:hAnsi="Times New Roman"/>
          <w:b/>
          <w:sz w:val="28"/>
          <w:szCs w:val="28"/>
        </w:rPr>
        <w:t>- TBD</w:t>
      </w:r>
    </w:p>
    <w:p w14:paraId="12762927" w14:textId="74972434" w:rsidR="00EB1AAD" w:rsidRPr="00EB1AAD" w:rsidRDefault="00EB1AAD" w:rsidP="00EB1AAD">
      <w:pPr>
        <w:spacing w:after="0" w:line="480" w:lineRule="auto"/>
        <w:jc w:val="both"/>
        <w:rPr>
          <w:rFonts w:ascii="Times New Roman" w:hAnsi="Times New Roman"/>
          <w:b/>
          <w:sz w:val="28"/>
          <w:szCs w:val="28"/>
        </w:rPr>
      </w:pPr>
      <w:r w:rsidRPr="00EB1AAD">
        <w:rPr>
          <w:rFonts w:ascii="Times New Roman" w:hAnsi="Times New Roman"/>
          <w:b/>
          <w:sz w:val="28"/>
          <w:szCs w:val="28"/>
        </w:rPr>
        <w:t>Abstract</w:t>
      </w:r>
      <w:r>
        <w:rPr>
          <w:rFonts w:ascii="Times New Roman" w:hAnsi="Times New Roman"/>
          <w:b/>
          <w:sz w:val="28"/>
          <w:szCs w:val="28"/>
        </w:rPr>
        <w:t>- later</w:t>
      </w:r>
    </w:p>
    <w:p w14:paraId="5C8702D1" w14:textId="77777777" w:rsidR="001F46E2" w:rsidRDefault="001F46E2" w:rsidP="00EB1AAD">
      <w:pPr>
        <w:spacing w:after="0" w:line="480" w:lineRule="auto"/>
        <w:jc w:val="both"/>
        <w:rPr>
          <w:rFonts w:ascii="Times New Roman" w:hAnsi="Times New Roman"/>
          <w:b/>
          <w:sz w:val="24"/>
          <w:szCs w:val="24"/>
        </w:rPr>
      </w:pPr>
    </w:p>
    <w:p w14:paraId="4C3F77FB" w14:textId="6D3D95BC" w:rsidR="00A95337" w:rsidRPr="00EB1AAD" w:rsidRDefault="001F46E2" w:rsidP="00EB1AAD">
      <w:pPr>
        <w:spacing w:after="0" w:line="480" w:lineRule="auto"/>
        <w:jc w:val="both"/>
        <w:rPr>
          <w:rFonts w:ascii="Times New Roman" w:hAnsi="Times New Roman"/>
          <w:b/>
          <w:sz w:val="28"/>
          <w:szCs w:val="28"/>
        </w:rPr>
      </w:pPr>
      <w:r w:rsidRPr="00EB1AAD">
        <w:rPr>
          <w:rFonts w:ascii="Times New Roman" w:hAnsi="Times New Roman"/>
          <w:b/>
          <w:sz w:val="28"/>
          <w:szCs w:val="28"/>
        </w:rPr>
        <w:t>Intro</w:t>
      </w:r>
      <w:r w:rsidR="00851891" w:rsidRPr="00EB1AAD">
        <w:rPr>
          <w:rFonts w:ascii="Times New Roman" w:hAnsi="Times New Roman"/>
          <w:b/>
          <w:sz w:val="28"/>
          <w:szCs w:val="28"/>
        </w:rPr>
        <w:t>duction</w:t>
      </w:r>
    </w:p>
    <w:p w14:paraId="39EAA715" w14:textId="096C1744" w:rsidR="001F46E2" w:rsidRDefault="001F46E2" w:rsidP="00EB1AAD">
      <w:pPr>
        <w:spacing w:after="0" w:line="480" w:lineRule="auto"/>
        <w:jc w:val="both"/>
        <w:rPr>
          <w:rFonts w:ascii="Times New Roman" w:hAnsi="Times New Roman"/>
          <w:sz w:val="24"/>
          <w:szCs w:val="24"/>
        </w:rPr>
      </w:pPr>
      <w:r>
        <w:rPr>
          <w:rFonts w:ascii="Times New Roman" w:hAnsi="Times New Roman"/>
          <w:sz w:val="24"/>
          <w:szCs w:val="24"/>
        </w:rPr>
        <w:t xml:space="preserve">The </w:t>
      </w:r>
      <w:r w:rsidRPr="00D97888">
        <w:rPr>
          <w:rFonts w:ascii="Times New Roman" w:hAnsi="Times New Roman"/>
          <w:sz w:val="24"/>
          <w:szCs w:val="24"/>
        </w:rPr>
        <w:t>comprehensive underst</w:t>
      </w:r>
      <w:r>
        <w:rPr>
          <w:rFonts w:ascii="Times New Roman" w:hAnsi="Times New Roman"/>
          <w:sz w:val="24"/>
          <w:szCs w:val="24"/>
        </w:rPr>
        <w:t>anding</w:t>
      </w:r>
      <w:r w:rsidRPr="00D97888">
        <w:rPr>
          <w:rFonts w:ascii="Times New Roman" w:hAnsi="Times New Roman"/>
          <w:sz w:val="24"/>
          <w:szCs w:val="24"/>
        </w:rPr>
        <w:t xml:space="preserve"> of oceanographi</w:t>
      </w:r>
      <w:r>
        <w:rPr>
          <w:rFonts w:ascii="Times New Roman" w:hAnsi="Times New Roman"/>
          <w:sz w:val="24"/>
          <w:szCs w:val="24"/>
        </w:rPr>
        <w:t>c processes controlling spatial</w:t>
      </w:r>
      <w:r w:rsidRPr="00D97888">
        <w:rPr>
          <w:rFonts w:ascii="Times New Roman" w:hAnsi="Times New Roman"/>
          <w:sz w:val="24"/>
          <w:szCs w:val="24"/>
        </w:rPr>
        <w:t xml:space="preserve"> and temporal variations in </w:t>
      </w:r>
      <w:r w:rsidR="00342FDF">
        <w:rPr>
          <w:rFonts w:ascii="Times New Roman" w:hAnsi="Times New Roman"/>
          <w:sz w:val="24"/>
          <w:szCs w:val="24"/>
        </w:rPr>
        <w:t>ocean acidification (OA)</w:t>
      </w:r>
      <w:r w:rsidRPr="00D97888">
        <w:rPr>
          <w:rFonts w:ascii="Times New Roman" w:hAnsi="Times New Roman"/>
          <w:sz w:val="24"/>
          <w:szCs w:val="24"/>
        </w:rPr>
        <w:t xml:space="preserve"> conditions in</w:t>
      </w:r>
      <w:r w:rsidR="00342FDF">
        <w:rPr>
          <w:rFonts w:ascii="Times New Roman" w:hAnsi="Times New Roman"/>
          <w:sz w:val="24"/>
          <w:szCs w:val="24"/>
        </w:rPr>
        <w:t xml:space="preserve"> the</w:t>
      </w:r>
      <w:r w:rsidRPr="00D97888">
        <w:rPr>
          <w:rFonts w:ascii="Times New Roman" w:hAnsi="Times New Roman"/>
          <w:sz w:val="24"/>
          <w:szCs w:val="24"/>
        </w:rPr>
        <w:t xml:space="preserve"> </w:t>
      </w:r>
      <w:r>
        <w:rPr>
          <w:rFonts w:ascii="Times New Roman" w:hAnsi="Times New Roman"/>
          <w:sz w:val="24"/>
          <w:szCs w:val="24"/>
        </w:rPr>
        <w:t xml:space="preserve">open </w:t>
      </w:r>
      <w:r w:rsidR="00342FDF">
        <w:rPr>
          <w:rFonts w:ascii="Times New Roman" w:hAnsi="Times New Roman"/>
          <w:sz w:val="24"/>
          <w:szCs w:val="24"/>
        </w:rPr>
        <w:t xml:space="preserve">ocean </w:t>
      </w:r>
      <w:r>
        <w:rPr>
          <w:rFonts w:ascii="Times New Roman" w:hAnsi="Times New Roman"/>
          <w:sz w:val="24"/>
          <w:szCs w:val="24"/>
        </w:rPr>
        <w:t xml:space="preserve">and nearshore </w:t>
      </w:r>
      <w:r w:rsidRPr="00D97888">
        <w:rPr>
          <w:rFonts w:ascii="Times New Roman" w:hAnsi="Times New Roman"/>
          <w:sz w:val="24"/>
          <w:szCs w:val="24"/>
        </w:rPr>
        <w:t xml:space="preserve">regions has improved our </w:t>
      </w:r>
      <w:r w:rsidR="00CF7511">
        <w:rPr>
          <w:rFonts w:ascii="Times New Roman" w:hAnsi="Times New Roman"/>
          <w:sz w:val="24"/>
          <w:szCs w:val="24"/>
        </w:rPr>
        <w:t>capability</w:t>
      </w:r>
      <w:r w:rsidRPr="00D97888">
        <w:rPr>
          <w:rFonts w:ascii="Times New Roman" w:hAnsi="Times New Roman"/>
          <w:sz w:val="24"/>
          <w:szCs w:val="24"/>
        </w:rPr>
        <w:t xml:space="preserve"> to identify </w:t>
      </w:r>
      <w:r>
        <w:rPr>
          <w:rFonts w:ascii="Times New Roman" w:hAnsi="Times New Roman"/>
          <w:sz w:val="24"/>
          <w:szCs w:val="24"/>
        </w:rPr>
        <w:t xml:space="preserve">the drivers, distinguish between natural and anthropogenic signals, and predict future scenarios and trends under climate change scenarios.  </w:t>
      </w:r>
      <w:r w:rsidR="00DD26DE">
        <w:rPr>
          <w:rFonts w:ascii="Times New Roman" w:hAnsi="Times New Roman"/>
          <w:sz w:val="24"/>
          <w:szCs w:val="24"/>
        </w:rPr>
        <w:t xml:space="preserve">Especially in the </w:t>
      </w:r>
      <w:r w:rsidR="00342FDF">
        <w:rPr>
          <w:rFonts w:ascii="Times New Roman" w:hAnsi="Times New Roman"/>
          <w:sz w:val="24"/>
          <w:szCs w:val="24"/>
        </w:rPr>
        <w:t xml:space="preserve">coastal region of the California Current System (CCS), </w:t>
      </w:r>
      <w:r w:rsidR="00CF7511">
        <w:rPr>
          <w:rFonts w:ascii="Times New Roman" w:hAnsi="Times New Roman"/>
          <w:sz w:val="24"/>
          <w:szCs w:val="24"/>
        </w:rPr>
        <w:t>OA conditions have</w:t>
      </w:r>
      <w:r w:rsidR="00342FDF">
        <w:rPr>
          <w:rFonts w:ascii="Times New Roman" w:hAnsi="Times New Roman"/>
          <w:sz w:val="24"/>
          <w:szCs w:val="24"/>
        </w:rPr>
        <w:t xml:space="preserve"> started to increase in the </w:t>
      </w:r>
      <w:r w:rsidR="00DD26DE">
        <w:rPr>
          <w:rFonts w:ascii="Times New Roman" w:hAnsi="Times New Roman"/>
          <w:sz w:val="24"/>
          <w:szCs w:val="24"/>
        </w:rPr>
        <w:t>magnitude, duration and frequency (</w:t>
      </w:r>
      <w:r w:rsidR="00CF7511">
        <w:rPr>
          <w:rFonts w:ascii="Times New Roman" w:hAnsi="Times New Roman"/>
          <w:sz w:val="24"/>
          <w:szCs w:val="24"/>
        </w:rPr>
        <w:t xml:space="preserve">Gruber et al., 2012; </w:t>
      </w:r>
      <w:proofErr w:type="spellStart"/>
      <w:r w:rsidR="00DD26DE">
        <w:rPr>
          <w:rFonts w:ascii="Times New Roman" w:hAnsi="Times New Roman"/>
          <w:sz w:val="24"/>
          <w:szCs w:val="24"/>
        </w:rPr>
        <w:t>Turi</w:t>
      </w:r>
      <w:proofErr w:type="spellEnd"/>
      <w:r w:rsidR="00DD26DE">
        <w:rPr>
          <w:rFonts w:ascii="Times New Roman" w:hAnsi="Times New Roman"/>
          <w:sz w:val="24"/>
          <w:szCs w:val="24"/>
        </w:rPr>
        <w:t xml:space="preserve"> et., 2016; </w:t>
      </w:r>
      <w:r w:rsidR="0094607F">
        <w:rPr>
          <w:rFonts w:ascii="Times New Roman" w:hAnsi="Times New Roman"/>
          <w:sz w:val="24"/>
          <w:szCs w:val="24"/>
        </w:rPr>
        <w:t>Hauri et al.,</w:t>
      </w:r>
      <w:r>
        <w:rPr>
          <w:rFonts w:ascii="Times New Roman" w:hAnsi="Times New Roman"/>
          <w:sz w:val="24"/>
          <w:szCs w:val="24"/>
        </w:rPr>
        <w:t xml:space="preserve"> 2015; </w:t>
      </w:r>
      <w:r w:rsidR="00342FDF">
        <w:rPr>
          <w:rFonts w:ascii="Times New Roman" w:hAnsi="Times New Roman"/>
          <w:sz w:val="24"/>
          <w:szCs w:val="24"/>
        </w:rPr>
        <w:t>Chan et al., 2016</w:t>
      </w:r>
      <w:r w:rsidR="00CF7511">
        <w:rPr>
          <w:rFonts w:ascii="Times New Roman" w:hAnsi="Times New Roman"/>
          <w:sz w:val="24"/>
          <w:szCs w:val="24"/>
        </w:rPr>
        <w:t>; Chavez et al., 2017; Sutton et al., 2019</w:t>
      </w:r>
      <w:r w:rsidR="00342FDF">
        <w:rPr>
          <w:rFonts w:ascii="Times New Roman" w:hAnsi="Times New Roman"/>
          <w:sz w:val="24"/>
          <w:szCs w:val="24"/>
        </w:rPr>
        <w:t>),</w:t>
      </w:r>
      <w:r>
        <w:rPr>
          <w:rFonts w:ascii="Times New Roman" w:hAnsi="Times New Roman"/>
          <w:sz w:val="24"/>
          <w:szCs w:val="24"/>
        </w:rPr>
        <w:t xml:space="preserve"> with detrimental impacts on the most vulnerable marine communities, such as ecologically and economically important pelagic and benthic </w:t>
      </w:r>
      <w:proofErr w:type="spellStart"/>
      <w:r>
        <w:rPr>
          <w:rFonts w:ascii="Times New Roman" w:hAnsi="Times New Roman"/>
          <w:sz w:val="24"/>
          <w:szCs w:val="24"/>
        </w:rPr>
        <w:t>calcifiers</w:t>
      </w:r>
      <w:proofErr w:type="spellEnd"/>
      <w:r>
        <w:rPr>
          <w:rFonts w:ascii="Times New Roman" w:hAnsi="Times New Roman"/>
          <w:sz w:val="24"/>
          <w:szCs w:val="24"/>
        </w:rPr>
        <w:t xml:space="preserve"> (</w:t>
      </w:r>
      <w:proofErr w:type="spellStart"/>
      <w:r w:rsidR="00F707D5" w:rsidRPr="008A3D43">
        <w:rPr>
          <w:rFonts w:ascii="Times New Roman" w:eastAsia="Times New Roman" w:hAnsi="Times New Roman" w:cs="Times New Roman"/>
          <w:color w:val="000000"/>
          <w:sz w:val="24"/>
          <w:szCs w:val="24"/>
        </w:rPr>
        <w:t>Bednar</w:t>
      </w:r>
      <w:r w:rsidR="00F707D5">
        <w:rPr>
          <w:rFonts w:ascii="Times New Roman" w:eastAsia="Times New Roman" w:hAnsi="Times New Roman" w:cs="Times New Roman"/>
          <w:color w:val="000000"/>
          <w:sz w:val="24"/>
          <w:szCs w:val="24"/>
        </w:rPr>
        <w:t>š</w:t>
      </w:r>
      <w:r w:rsidR="00F707D5" w:rsidRPr="008A3D43">
        <w:rPr>
          <w:rFonts w:ascii="Times New Roman" w:eastAsia="Times New Roman" w:hAnsi="Times New Roman" w:cs="Times New Roman"/>
          <w:color w:val="000000"/>
          <w:sz w:val="24"/>
          <w:szCs w:val="24"/>
        </w:rPr>
        <w:t>ek</w:t>
      </w:r>
      <w:proofErr w:type="spellEnd"/>
      <w:r w:rsidR="00F707D5" w:rsidRPr="008A3D43">
        <w:rPr>
          <w:rFonts w:ascii="Times New Roman" w:eastAsia="Times New Roman" w:hAnsi="Times New Roman" w:cs="Times New Roman"/>
          <w:color w:val="000000"/>
          <w:sz w:val="24"/>
          <w:szCs w:val="24"/>
        </w:rPr>
        <w:t xml:space="preserve"> </w:t>
      </w:r>
      <w:r>
        <w:rPr>
          <w:rFonts w:ascii="Times New Roman" w:hAnsi="Times New Roman"/>
          <w:sz w:val="24"/>
          <w:szCs w:val="24"/>
        </w:rPr>
        <w:t>et al., 2014; 201</w:t>
      </w:r>
      <w:r w:rsidR="000E6435">
        <w:rPr>
          <w:rFonts w:ascii="Times New Roman" w:hAnsi="Times New Roman"/>
          <w:sz w:val="24"/>
          <w:szCs w:val="24"/>
        </w:rPr>
        <w:t>6</w:t>
      </w:r>
      <w:r>
        <w:rPr>
          <w:rFonts w:ascii="Times New Roman" w:hAnsi="Times New Roman"/>
          <w:sz w:val="24"/>
          <w:szCs w:val="24"/>
        </w:rPr>
        <w:t>;</w:t>
      </w:r>
      <w:r w:rsidR="00216ECA">
        <w:rPr>
          <w:rFonts w:ascii="Times New Roman" w:hAnsi="Times New Roman"/>
          <w:sz w:val="24"/>
          <w:szCs w:val="24"/>
        </w:rPr>
        <w:t xml:space="preserve"> </w:t>
      </w:r>
      <w:proofErr w:type="spellStart"/>
      <w:r w:rsidR="00F707D5" w:rsidRPr="008A3D43">
        <w:rPr>
          <w:rFonts w:ascii="Times New Roman" w:eastAsia="Times New Roman" w:hAnsi="Times New Roman" w:cs="Times New Roman"/>
          <w:color w:val="000000"/>
          <w:sz w:val="24"/>
          <w:szCs w:val="24"/>
        </w:rPr>
        <w:t>Bednar</w:t>
      </w:r>
      <w:r w:rsidR="00F707D5">
        <w:rPr>
          <w:rFonts w:ascii="Times New Roman" w:eastAsia="Times New Roman" w:hAnsi="Times New Roman" w:cs="Times New Roman"/>
          <w:color w:val="000000"/>
          <w:sz w:val="24"/>
          <w:szCs w:val="24"/>
        </w:rPr>
        <w:t>š</w:t>
      </w:r>
      <w:r w:rsidR="00F707D5" w:rsidRPr="008A3D43">
        <w:rPr>
          <w:rFonts w:ascii="Times New Roman" w:eastAsia="Times New Roman" w:hAnsi="Times New Roman" w:cs="Times New Roman"/>
          <w:color w:val="000000"/>
          <w:sz w:val="24"/>
          <w:szCs w:val="24"/>
        </w:rPr>
        <w:t>ek</w:t>
      </w:r>
      <w:proofErr w:type="spellEnd"/>
      <w:r w:rsidR="00F707D5" w:rsidRPr="008A3D43">
        <w:rPr>
          <w:rFonts w:ascii="Times New Roman" w:eastAsia="Times New Roman" w:hAnsi="Times New Roman" w:cs="Times New Roman"/>
          <w:color w:val="000000"/>
          <w:sz w:val="24"/>
          <w:szCs w:val="24"/>
        </w:rPr>
        <w:t xml:space="preserve"> </w:t>
      </w:r>
      <w:r w:rsidR="00342FDF">
        <w:rPr>
          <w:rFonts w:ascii="Times New Roman" w:hAnsi="Times New Roman"/>
          <w:sz w:val="24"/>
          <w:szCs w:val="24"/>
        </w:rPr>
        <w:t xml:space="preserve">et al., </w:t>
      </w:r>
      <w:r w:rsidR="00F06F76">
        <w:rPr>
          <w:rFonts w:ascii="Times New Roman" w:hAnsi="Times New Roman"/>
          <w:sz w:val="24"/>
          <w:szCs w:val="24"/>
        </w:rPr>
        <w:t>in revisions</w:t>
      </w:r>
      <w:r w:rsidR="00342FDF">
        <w:rPr>
          <w:rFonts w:ascii="Times New Roman" w:hAnsi="Times New Roman"/>
          <w:sz w:val="24"/>
          <w:szCs w:val="24"/>
        </w:rPr>
        <w:t xml:space="preserve">; </w:t>
      </w:r>
      <w:proofErr w:type="spellStart"/>
      <w:r w:rsidR="00216ECA">
        <w:rPr>
          <w:rFonts w:ascii="Times New Roman" w:hAnsi="Times New Roman"/>
          <w:sz w:val="24"/>
          <w:szCs w:val="24"/>
        </w:rPr>
        <w:t>Kapsenber</w:t>
      </w:r>
      <w:r w:rsidR="00342FDF">
        <w:rPr>
          <w:rFonts w:ascii="Times New Roman" w:hAnsi="Times New Roman"/>
          <w:sz w:val="24"/>
          <w:szCs w:val="24"/>
        </w:rPr>
        <w:t>g</w:t>
      </w:r>
      <w:proofErr w:type="spellEnd"/>
      <w:r w:rsidR="00342FDF">
        <w:rPr>
          <w:rFonts w:ascii="Times New Roman" w:hAnsi="Times New Roman"/>
          <w:sz w:val="24"/>
          <w:szCs w:val="24"/>
        </w:rPr>
        <w:t xml:space="preserve"> et al., 2018</w:t>
      </w:r>
      <w:r>
        <w:rPr>
          <w:rFonts w:ascii="Times New Roman" w:hAnsi="Times New Roman"/>
          <w:sz w:val="24"/>
          <w:szCs w:val="24"/>
        </w:rPr>
        <w:t xml:space="preserve">). </w:t>
      </w:r>
    </w:p>
    <w:p w14:paraId="7A18B4BB" w14:textId="77777777" w:rsidR="001F46E2" w:rsidRDefault="001F46E2" w:rsidP="00EB1AAD">
      <w:pPr>
        <w:spacing w:after="0" w:line="480" w:lineRule="auto"/>
        <w:jc w:val="both"/>
        <w:rPr>
          <w:rFonts w:ascii="Times New Roman" w:hAnsi="Times New Roman"/>
          <w:sz w:val="24"/>
          <w:szCs w:val="24"/>
        </w:rPr>
      </w:pPr>
    </w:p>
    <w:p w14:paraId="7443A82F" w14:textId="28DEA650" w:rsidR="006B4485" w:rsidRPr="00216ECA" w:rsidRDefault="00F06F76" w:rsidP="00EB1AAD">
      <w:pPr>
        <w:spacing w:after="0" w:line="480" w:lineRule="auto"/>
        <w:jc w:val="both"/>
        <w:rPr>
          <w:rFonts w:ascii="Times New Roman" w:hAnsi="Times New Roman" w:cs="Times New Roman"/>
          <w:color w:val="000000" w:themeColor="text1"/>
          <w:sz w:val="24"/>
          <w:szCs w:val="24"/>
          <w:highlight w:val="yellow"/>
        </w:rPr>
      </w:pPr>
      <w:r>
        <w:rPr>
          <w:rFonts w:ascii="Times New Roman" w:hAnsi="Times New Roman"/>
          <w:sz w:val="24"/>
          <w:szCs w:val="24"/>
        </w:rPr>
        <w:t>Compared to the coastal systems, estuaries</w:t>
      </w:r>
      <w:r w:rsidR="007F06EB">
        <w:rPr>
          <w:rFonts w:ascii="Times New Roman" w:hAnsi="Times New Roman"/>
          <w:sz w:val="24"/>
          <w:szCs w:val="24"/>
        </w:rPr>
        <w:t xml:space="preserve"> reflect </w:t>
      </w:r>
      <w:r w:rsidR="00800715">
        <w:rPr>
          <w:rFonts w:ascii="Times New Roman" w:hAnsi="Times New Roman"/>
          <w:sz w:val="24"/>
          <w:szCs w:val="24"/>
        </w:rPr>
        <w:t>the processes o</w:t>
      </w:r>
      <w:r w:rsidR="00342FDF">
        <w:rPr>
          <w:rFonts w:ascii="Times New Roman" w:hAnsi="Times New Roman"/>
          <w:sz w:val="24"/>
          <w:szCs w:val="24"/>
        </w:rPr>
        <w:t>n a regional a</w:t>
      </w:r>
      <w:r>
        <w:rPr>
          <w:rFonts w:ascii="Times New Roman" w:hAnsi="Times New Roman"/>
          <w:sz w:val="24"/>
          <w:szCs w:val="24"/>
        </w:rPr>
        <w:t xml:space="preserve">nd local level, characterized by </w:t>
      </w:r>
      <w:r w:rsidR="00800715">
        <w:rPr>
          <w:rFonts w:ascii="Times New Roman" w:hAnsi="Times New Roman"/>
          <w:sz w:val="24"/>
          <w:szCs w:val="24"/>
        </w:rPr>
        <w:t xml:space="preserve">natural fluctuations that vary cross different </w:t>
      </w:r>
      <w:r w:rsidR="00800715" w:rsidRPr="00216ECA">
        <w:rPr>
          <w:rFonts w:ascii="Times New Roman" w:hAnsi="Times New Roman"/>
          <w:sz w:val="24"/>
          <w:szCs w:val="24"/>
        </w:rPr>
        <w:t>time</w:t>
      </w:r>
      <w:r w:rsidR="00342FDF">
        <w:rPr>
          <w:rFonts w:ascii="Times New Roman" w:hAnsi="Times New Roman"/>
          <w:sz w:val="24"/>
          <w:szCs w:val="24"/>
        </w:rPr>
        <w:t xml:space="preserve"> and spatial</w:t>
      </w:r>
      <w:r w:rsidR="00800715" w:rsidRPr="00216ECA">
        <w:rPr>
          <w:rFonts w:ascii="Times New Roman" w:hAnsi="Times New Roman"/>
          <w:sz w:val="24"/>
          <w:szCs w:val="24"/>
        </w:rPr>
        <w:t xml:space="preserve"> scale</w:t>
      </w:r>
      <w:r>
        <w:rPr>
          <w:rFonts w:ascii="Times New Roman" w:hAnsi="Times New Roman"/>
          <w:sz w:val="24"/>
          <w:szCs w:val="24"/>
        </w:rPr>
        <w:t>s.</w:t>
      </w:r>
      <w:r w:rsidR="00342FDF">
        <w:rPr>
          <w:rFonts w:ascii="Times New Roman" w:hAnsi="Times New Roman"/>
          <w:sz w:val="24"/>
          <w:szCs w:val="24"/>
        </w:rPr>
        <w:t xml:space="preserve"> C</w:t>
      </w:r>
      <w:r w:rsidR="00800715" w:rsidRPr="00216ECA">
        <w:rPr>
          <w:rFonts w:ascii="Times New Roman" w:hAnsi="Times New Roman"/>
          <w:sz w:val="24"/>
          <w:szCs w:val="24"/>
        </w:rPr>
        <w:t>omplex interaction of processes, such as intense respiration, freshwater (riverine) inputs, and o</w:t>
      </w:r>
      <w:r w:rsidR="00342FDF">
        <w:rPr>
          <w:rFonts w:ascii="Times New Roman" w:hAnsi="Times New Roman"/>
          <w:sz w:val="24"/>
          <w:szCs w:val="24"/>
        </w:rPr>
        <w:t xml:space="preserve">ther redox reactions, result </w:t>
      </w:r>
      <w:r w:rsidR="00800715" w:rsidRPr="00216ECA">
        <w:rPr>
          <w:rFonts w:ascii="Times New Roman" w:hAnsi="Times New Roman"/>
          <w:sz w:val="24"/>
          <w:szCs w:val="24"/>
        </w:rPr>
        <w:t>in seasonally prolonged low pH and aragonite saturation state (</w:t>
      </w:r>
      <w:r w:rsidR="00800715" w:rsidRPr="00216ECA">
        <w:rPr>
          <w:rFonts w:ascii="Times New Roman" w:hAnsi="Times New Roman" w:cs="Times New Roman"/>
          <w:sz w:val="24"/>
          <w:szCs w:val="24"/>
        </w:rPr>
        <w:t>Ω</w:t>
      </w:r>
      <w:proofErr w:type="spellStart"/>
      <w:r w:rsidR="00800715" w:rsidRPr="00216ECA">
        <w:rPr>
          <w:rFonts w:ascii="Times New Roman" w:hAnsi="Times New Roman"/>
          <w:sz w:val="24"/>
          <w:szCs w:val="24"/>
        </w:rPr>
        <w:t>ar</w:t>
      </w:r>
      <w:proofErr w:type="spellEnd"/>
      <w:r w:rsidR="00800715" w:rsidRPr="00216ECA">
        <w:rPr>
          <w:rFonts w:ascii="Times New Roman" w:hAnsi="Times New Roman"/>
          <w:sz w:val="24"/>
          <w:szCs w:val="24"/>
        </w:rPr>
        <w:t xml:space="preserve">). </w:t>
      </w:r>
      <w:r>
        <w:rPr>
          <w:rFonts w:ascii="Times New Roman" w:hAnsi="Times New Roman" w:cs="Times New Roman"/>
          <w:color w:val="000000" w:themeColor="text1"/>
          <w:sz w:val="24"/>
          <w:szCs w:val="24"/>
        </w:rPr>
        <w:t xml:space="preserve">Furthermore, </w:t>
      </w:r>
      <w:r>
        <w:rPr>
          <w:rFonts w:ascii="Times New Roman" w:hAnsi="Times New Roman" w:cs="Times New Roman"/>
          <w:color w:val="000000" w:themeColor="text1"/>
          <w:sz w:val="24"/>
          <w:szCs w:val="24"/>
        </w:rPr>
        <w:lastRenderedPageBreak/>
        <w:t xml:space="preserve">anthropogenic input </w:t>
      </w:r>
      <w:r w:rsidRPr="00216ECA">
        <w:rPr>
          <w:rFonts w:ascii="Times New Roman" w:hAnsi="Times New Roman" w:cs="Times New Roman"/>
          <w:color w:val="000000" w:themeColor="text1"/>
          <w:sz w:val="24"/>
          <w:szCs w:val="24"/>
        </w:rPr>
        <w:t xml:space="preserve">as </w:t>
      </w:r>
      <w:r w:rsidR="00CF7511">
        <w:rPr>
          <w:rFonts w:ascii="Times New Roman" w:hAnsi="Times New Roman" w:cs="Times New Roman"/>
          <w:color w:val="000000" w:themeColor="text1"/>
          <w:sz w:val="24"/>
          <w:szCs w:val="24"/>
        </w:rPr>
        <w:t xml:space="preserve">river </w:t>
      </w:r>
      <w:r w:rsidRPr="00216ECA">
        <w:rPr>
          <w:rFonts w:ascii="Times New Roman" w:hAnsi="Times New Roman" w:cs="Times New Roman"/>
          <w:color w:val="000000" w:themeColor="text1"/>
          <w:sz w:val="24"/>
          <w:szCs w:val="24"/>
        </w:rPr>
        <w:t>run-off, wastewater and lo</w:t>
      </w:r>
      <w:r>
        <w:rPr>
          <w:rFonts w:ascii="Times New Roman" w:hAnsi="Times New Roman" w:cs="Times New Roman"/>
          <w:color w:val="000000" w:themeColor="text1"/>
          <w:sz w:val="24"/>
          <w:szCs w:val="24"/>
        </w:rPr>
        <w:t>cal CO</w:t>
      </w:r>
      <w:r w:rsidRPr="0058163C">
        <w:rPr>
          <w:rFonts w:ascii="Times New Roman" w:hAnsi="Times New Roman" w:cs="Times New Roman"/>
          <w:color w:val="000000" w:themeColor="text1"/>
          <w:sz w:val="24"/>
          <w:szCs w:val="24"/>
          <w:vertAlign w:val="subscript"/>
        </w:rPr>
        <w:t>2</w:t>
      </w:r>
      <w:r>
        <w:rPr>
          <w:rFonts w:ascii="Times New Roman" w:hAnsi="Times New Roman" w:cs="Times New Roman"/>
          <w:color w:val="000000" w:themeColor="text1"/>
          <w:sz w:val="24"/>
          <w:szCs w:val="24"/>
        </w:rPr>
        <w:t xml:space="preserve"> atmospheric depositions, can further intensity the exposure, </w:t>
      </w:r>
      <w:r w:rsidR="00CF7511">
        <w:rPr>
          <w:rFonts w:ascii="Times New Roman" w:hAnsi="Times New Roman" w:cs="Times New Roman"/>
          <w:color w:val="000000" w:themeColor="text1"/>
          <w:sz w:val="24"/>
          <w:szCs w:val="24"/>
        </w:rPr>
        <w:t>lowering</w:t>
      </w:r>
      <w:r w:rsidRPr="00216ECA">
        <w:rPr>
          <w:rFonts w:ascii="Times New Roman" w:hAnsi="Times New Roman" w:cs="Times New Roman"/>
          <w:color w:val="000000" w:themeColor="text1"/>
          <w:sz w:val="24"/>
          <w:szCs w:val="24"/>
        </w:rPr>
        <w:t xml:space="preserve"> acid buffering capa</w:t>
      </w:r>
      <w:r>
        <w:rPr>
          <w:rFonts w:ascii="Times New Roman" w:hAnsi="Times New Roman" w:cs="Times New Roman"/>
          <w:color w:val="000000" w:themeColor="text1"/>
          <w:sz w:val="24"/>
          <w:szCs w:val="24"/>
        </w:rPr>
        <w:t xml:space="preserve">city of the estuaries </w:t>
      </w:r>
      <w:r w:rsidRPr="00216ECA">
        <w:rPr>
          <w:rFonts w:ascii="Times New Roman" w:hAnsi="Times New Roman" w:cs="Times New Roman"/>
          <w:color w:val="000000" w:themeColor="text1"/>
          <w:sz w:val="24"/>
          <w:szCs w:val="24"/>
        </w:rPr>
        <w:t>(</w:t>
      </w:r>
      <w:r>
        <w:rPr>
          <w:rFonts w:ascii="Times New Roman" w:hAnsi="Times New Roman"/>
          <w:sz w:val="24"/>
          <w:szCs w:val="24"/>
        </w:rPr>
        <w:t xml:space="preserve">Cai et al., 2017) </w:t>
      </w:r>
      <w:r w:rsidR="005D5C50">
        <w:rPr>
          <w:rFonts w:ascii="Times New Roman" w:hAnsi="Times New Roman"/>
          <w:sz w:val="24"/>
          <w:szCs w:val="24"/>
        </w:rPr>
        <w:t>which</w:t>
      </w:r>
      <w:r>
        <w:rPr>
          <w:rFonts w:ascii="Times New Roman" w:hAnsi="Times New Roman"/>
          <w:sz w:val="24"/>
          <w:szCs w:val="24"/>
        </w:rPr>
        <w:t xml:space="preserve"> results in rapid</w:t>
      </w:r>
      <w:r w:rsidRPr="00216ECA">
        <w:rPr>
          <w:rFonts w:ascii="Times New Roman" w:hAnsi="Times New Roman"/>
          <w:sz w:val="24"/>
          <w:szCs w:val="24"/>
        </w:rPr>
        <w:t xml:space="preserve"> </w:t>
      </w:r>
      <w:r>
        <w:rPr>
          <w:rFonts w:ascii="Times New Roman" w:hAnsi="Times New Roman" w:cs="Times New Roman"/>
          <w:color w:val="000000" w:themeColor="text1"/>
          <w:sz w:val="24"/>
          <w:szCs w:val="24"/>
        </w:rPr>
        <w:t>shift of the baseline biological thresholds across the species and estuarine communities</w:t>
      </w:r>
      <w:r w:rsidRPr="00216EC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(Shaw et al., 2013).</w:t>
      </w:r>
      <w:r w:rsidR="0033539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Despite high baseline OA vulnerability</w:t>
      </w:r>
      <w:r w:rsidR="00342FDF">
        <w:rPr>
          <w:rFonts w:ascii="Times New Roman" w:hAnsi="Times New Roman" w:cs="Times New Roman"/>
          <w:color w:val="000000" w:themeColor="text1"/>
          <w:sz w:val="24"/>
          <w:szCs w:val="24"/>
        </w:rPr>
        <w:t>, current understanding of the</w:t>
      </w:r>
      <w:r w:rsidR="007F06EB">
        <w:rPr>
          <w:rFonts w:ascii="Times New Roman" w:hAnsi="Times New Roman" w:cs="Times New Roman"/>
          <w:color w:val="000000" w:themeColor="text1"/>
          <w:sz w:val="24"/>
          <w:szCs w:val="24"/>
        </w:rPr>
        <w:t xml:space="preserve"> bio</w:t>
      </w:r>
      <w:r w:rsidR="00342FDF">
        <w:rPr>
          <w:rFonts w:ascii="Times New Roman" w:hAnsi="Times New Roman" w:cs="Times New Roman"/>
          <w:color w:val="000000" w:themeColor="text1"/>
          <w:sz w:val="24"/>
          <w:szCs w:val="24"/>
        </w:rPr>
        <w:t xml:space="preserve">logical impact </w:t>
      </w:r>
      <w:r w:rsidR="007F06EB">
        <w:rPr>
          <w:rFonts w:ascii="Times New Roman" w:hAnsi="Times New Roman" w:cs="Times New Roman"/>
          <w:color w:val="000000" w:themeColor="text1"/>
          <w:sz w:val="24"/>
          <w:szCs w:val="24"/>
        </w:rPr>
        <w:t xml:space="preserve">caused by </w:t>
      </w:r>
      <w:r w:rsidR="00800715" w:rsidRPr="00216ECA">
        <w:rPr>
          <w:rFonts w:ascii="Times New Roman" w:hAnsi="Times New Roman" w:cs="Times New Roman"/>
          <w:color w:val="000000" w:themeColor="text1"/>
          <w:sz w:val="24"/>
          <w:szCs w:val="24"/>
        </w:rPr>
        <w:t xml:space="preserve">estuarine </w:t>
      </w:r>
      <w:r w:rsidR="00216ECA" w:rsidRPr="00216ECA">
        <w:rPr>
          <w:rFonts w:ascii="Times New Roman" w:hAnsi="Times New Roman" w:cs="Times New Roman"/>
          <w:color w:val="000000" w:themeColor="text1"/>
          <w:sz w:val="24"/>
          <w:szCs w:val="24"/>
        </w:rPr>
        <w:t>acidification</w:t>
      </w:r>
      <w:r w:rsidR="007F06EB">
        <w:rPr>
          <w:rFonts w:ascii="Times New Roman" w:hAnsi="Times New Roman" w:cs="Times New Roman"/>
          <w:color w:val="000000" w:themeColor="text1"/>
          <w:sz w:val="24"/>
          <w:szCs w:val="24"/>
        </w:rPr>
        <w:t xml:space="preserve"> is still scares, especially </w:t>
      </w:r>
      <w:r>
        <w:rPr>
          <w:rFonts w:ascii="Times New Roman" w:hAnsi="Times New Roman" w:cs="Times New Roman"/>
          <w:color w:val="000000" w:themeColor="text1"/>
          <w:sz w:val="24"/>
          <w:szCs w:val="24"/>
        </w:rPr>
        <w:t xml:space="preserve">the effects of </w:t>
      </w:r>
      <w:r w:rsidR="007F06EB">
        <w:rPr>
          <w:rFonts w:ascii="Times New Roman" w:hAnsi="Times New Roman" w:cs="Times New Roman"/>
          <w:color w:val="000000" w:themeColor="text1"/>
          <w:sz w:val="24"/>
          <w:szCs w:val="24"/>
        </w:rPr>
        <w:t>prolonged seasonal exposure</w:t>
      </w:r>
      <w:r>
        <w:rPr>
          <w:rFonts w:ascii="Times New Roman" w:hAnsi="Times New Roman" w:cs="Times New Roman"/>
          <w:color w:val="000000" w:themeColor="text1"/>
          <w:sz w:val="24"/>
          <w:szCs w:val="24"/>
        </w:rPr>
        <w:t xml:space="preserve"> and </w:t>
      </w:r>
      <w:r w:rsidR="005D5C50">
        <w:rPr>
          <w:rFonts w:ascii="Times New Roman" w:hAnsi="Times New Roman" w:cs="Times New Roman"/>
          <w:color w:val="000000" w:themeColor="text1"/>
          <w:sz w:val="24"/>
          <w:szCs w:val="24"/>
        </w:rPr>
        <w:t>long-term decreases in</w:t>
      </w:r>
      <w:r w:rsidR="00335398">
        <w:rPr>
          <w:rFonts w:ascii="Times New Roman" w:hAnsi="Times New Roman"/>
          <w:sz w:val="24"/>
          <w:szCs w:val="24"/>
        </w:rPr>
        <w:t xml:space="preserve"> </w:t>
      </w:r>
      <w:r w:rsidR="00335398" w:rsidRPr="00216ECA">
        <w:rPr>
          <w:rFonts w:ascii="Times New Roman" w:hAnsi="Times New Roman" w:cs="Times New Roman"/>
          <w:sz w:val="24"/>
          <w:szCs w:val="24"/>
        </w:rPr>
        <w:t>Ω</w:t>
      </w:r>
      <w:proofErr w:type="spellStart"/>
      <w:r w:rsidR="00335398" w:rsidRPr="005A0E70">
        <w:rPr>
          <w:rFonts w:ascii="Times New Roman" w:hAnsi="Times New Roman"/>
          <w:sz w:val="24"/>
          <w:szCs w:val="24"/>
          <w:vertAlign w:val="subscript"/>
        </w:rPr>
        <w:t>ar</w:t>
      </w:r>
      <w:proofErr w:type="spellEnd"/>
      <w:r>
        <w:rPr>
          <w:rFonts w:ascii="Times New Roman" w:hAnsi="Times New Roman"/>
          <w:sz w:val="24"/>
          <w:szCs w:val="24"/>
        </w:rPr>
        <w:t xml:space="preserve"> </w:t>
      </w:r>
      <w:r w:rsidR="007F06EB">
        <w:rPr>
          <w:rFonts w:ascii="Times New Roman" w:hAnsi="Times New Roman" w:cs="Times New Roman"/>
          <w:color w:val="000000" w:themeColor="text1"/>
          <w:sz w:val="24"/>
          <w:szCs w:val="24"/>
        </w:rPr>
        <w:t xml:space="preserve">typical for the estuarine </w:t>
      </w:r>
      <w:r>
        <w:rPr>
          <w:rFonts w:ascii="Times New Roman" w:hAnsi="Times New Roman" w:cs="Times New Roman"/>
          <w:color w:val="000000" w:themeColor="text1"/>
          <w:sz w:val="24"/>
          <w:szCs w:val="24"/>
        </w:rPr>
        <w:t>systems</w:t>
      </w:r>
      <w:r w:rsidR="007F06EB">
        <w:rPr>
          <w:rFonts w:ascii="Times New Roman" w:hAnsi="Times New Roman" w:cs="Times New Roman"/>
          <w:color w:val="000000" w:themeColor="text1"/>
          <w:sz w:val="24"/>
          <w:szCs w:val="24"/>
        </w:rPr>
        <w:t xml:space="preserve">. </w:t>
      </w:r>
      <w:r w:rsidR="00C97B50">
        <w:rPr>
          <w:rFonts w:ascii="Times New Roman" w:hAnsi="Times New Roman" w:cs="Times New Roman"/>
          <w:color w:val="000000" w:themeColor="text1"/>
          <w:sz w:val="24"/>
          <w:szCs w:val="24"/>
        </w:rPr>
        <w:t>Contrary to the open ocean observations</w:t>
      </w:r>
      <w:r w:rsidR="00075BBF">
        <w:rPr>
          <w:rFonts w:ascii="Times New Roman" w:hAnsi="Times New Roman" w:cs="Times New Roman"/>
          <w:color w:val="000000" w:themeColor="text1"/>
          <w:sz w:val="24"/>
          <w:szCs w:val="24"/>
        </w:rPr>
        <w:t xml:space="preserve">, </w:t>
      </w:r>
      <w:r w:rsidR="00C97B50">
        <w:rPr>
          <w:rFonts w:ascii="Times New Roman" w:hAnsi="Times New Roman" w:cs="Times New Roman"/>
          <w:color w:val="000000" w:themeColor="text1"/>
          <w:sz w:val="24"/>
          <w:szCs w:val="24"/>
        </w:rPr>
        <w:t xml:space="preserve">where </w:t>
      </w:r>
      <w:r w:rsidR="00075BBF">
        <w:rPr>
          <w:rFonts w:ascii="Times New Roman" w:hAnsi="Times New Roman" w:cs="Times New Roman"/>
          <w:color w:val="000000" w:themeColor="text1"/>
          <w:sz w:val="24"/>
          <w:szCs w:val="24"/>
        </w:rPr>
        <w:t xml:space="preserve">the gradual underlining trends allow making biological inferences based on less frequent observations, highly </w:t>
      </w:r>
      <w:r w:rsidR="00335398">
        <w:rPr>
          <w:rFonts w:ascii="Times New Roman" w:hAnsi="Times New Roman" w:cs="Times New Roman"/>
          <w:color w:val="000000" w:themeColor="text1"/>
          <w:sz w:val="24"/>
          <w:szCs w:val="24"/>
        </w:rPr>
        <w:t>variable</w:t>
      </w:r>
      <w:r w:rsidR="00075BBF">
        <w:rPr>
          <w:rFonts w:ascii="Times New Roman" w:hAnsi="Times New Roman" w:cs="Times New Roman"/>
          <w:color w:val="000000" w:themeColor="text1"/>
          <w:sz w:val="24"/>
          <w:szCs w:val="24"/>
        </w:rPr>
        <w:t xml:space="preserve"> estuarine regimes</w:t>
      </w:r>
      <w:r w:rsidR="00335398">
        <w:rPr>
          <w:rFonts w:ascii="Times New Roman" w:hAnsi="Times New Roman" w:cs="Times New Roman"/>
          <w:color w:val="000000" w:themeColor="text1"/>
          <w:sz w:val="24"/>
          <w:szCs w:val="24"/>
        </w:rPr>
        <w:t xml:space="preserve"> </w:t>
      </w:r>
      <w:r w:rsidR="00075BBF">
        <w:rPr>
          <w:rFonts w:ascii="Times New Roman" w:hAnsi="Times New Roman" w:cs="Times New Roman"/>
          <w:color w:val="000000" w:themeColor="text1"/>
          <w:sz w:val="24"/>
          <w:szCs w:val="24"/>
        </w:rPr>
        <w:t>rely on frequently sampled time series to monitor how the extreme</w:t>
      </w:r>
      <w:r w:rsidR="005D5C50">
        <w:rPr>
          <w:rFonts w:ascii="Times New Roman" w:hAnsi="Times New Roman" w:cs="Times New Roman"/>
          <w:color w:val="000000" w:themeColor="text1"/>
          <w:sz w:val="24"/>
          <w:szCs w:val="24"/>
        </w:rPr>
        <w:t xml:space="preserve"> events,</w:t>
      </w:r>
      <w:r w:rsidR="00075BBF">
        <w:rPr>
          <w:rFonts w:ascii="Times New Roman" w:hAnsi="Times New Roman" w:cs="Times New Roman"/>
          <w:color w:val="000000" w:themeColor="text1"/>
          <w:sz w:val="24"/>
          <w:szCs w:val="24"/>
        </w:rPr>
        <w:t xml:space="preserve"> variability</w:t>
      </w:r>
      <w:r w:rsidR="00335398">
        <w:rPr>
          <w:rFonts w:ascii="Times New Roman" w:hAnsi="Times New Roman" w:cs="Times New Roman"/>
          <w:color w:val="000000" w:themeColor="text1"/>
          <w:sz w:val="24"/>
          <w:szCs w:val="24"/>
        </w:rPr>
        <w:t xml:space="preserve"> and its prolonged exposure,</w:t>
      </w:r>
      <w:r w:rsidR="00075BBF">
        <w:rPr>
          <w:rFonts w:ascii="Times New Roman" w:hAnsi="Times New Roman" w:cs="Times New Roman"/>
          <w:color w:val="000000" w:themeColor="text1"/>
          <w:sz w:val="24"/>
          <w:szCs w:val="24"/>
        </w:rPr>
        <w:t xml:space="preserve"> dictate biological responses.</w:t>
      </w:r>
    </w:p>
    <w:p w14:paraId="62981B97" w14:textId="77777777" w:rsidR="000E6435" w:rsidRPr="00CE2028" w:rsidRDefault="000E6435" w:rsidP="00EB1AAD">
      <w:pPr>
        <w:spacing w:after="0" w:line="480" w:lineRule="auto"/>
        <w:jc w:val="both"/>
        <w:rPr>
          <w:rFonts w:ascii="Times New Roman" w:hAnsi="Times New Roman" w:cs="Times New Roman"/>
          <w:color w:val="000000" w:themeColor="text1"/>
          <w:sz w:val="24"/>
          <w:szCs w:val="24"/>
        </w:rPr>
      </w:pPr>
    </w:p>
    <w:p w14:paraId="1AFDC43A" w14:textId="402B9746" w:rsidR="000E6435" w:rsidRPr="00EB1AAD" w:rsidRDefault="005D5C50" w:rsidP="00EB1AAD">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Salish Sea</w:t>
      </w:r>
      <w:r w:rsidR="00CE2028" w:rsidRPr="00CE2028">
        <w:rPr>
          <w:rFonts w:ascii="Times New Roman" w:hAnsi="Times New Roman" w:cs="Times New Roman"/>
          <w:color w:val="000000" w:themeColor="text1"/>
          <w:sz w:val="24"/>
          <w:szCs w:val="24"/>
        </w:rPr>
        <w:t xml:space="preserve"> is a complex </w:t>
      </w:r>
      <w:r>
        <w:rPr>
          <w:rFonts w:ascii="Times New Roman" w:hAnsi="Times New Roman" w:cs="Times New Roman"/>
          <w:color w:val="000000" w:themeColor="text1"/>
          <w:sz w:val="24"/>
          <w:szCs w:val="24"/>
        </w:rPr>
        <w:t xml:space="preserve">fjord-like </w:t>
      </w:r>
      <w:r w:rsidR="000E6435" w:rsidRPr="00CE2028">
        <w:rPr>
          <w:rFonts w:ascii="Times New Roman" w:hAnsi="Times New Roman" w:cs="Times New Roman"/>
          <w:color w:val="000000" w:themeColor="text1"/>
          <w:sz w:val="24"/>
          <w:szCs w:val="24"/>
        </w:rPr>
        <w:t xml:space="preserve">estuarine </w:t>
      </w:r>
      <w:r w:rsidR="007F06EB">
        <w:rPr>
          <w:rFonts w:ascii="Times New Roman" w:hAnsi="Times New Roman" w:cs="Times New Roman"/>
          <w:color w:val="000000" w:themeColor="text1"/>
          <w:sz w:val="24"/>
          <w:szCs w:val="24"/>
        </w:rPr>
        <w:t>system</w:t>
      </w:r>
      <w:r w:rsidR="00CE2028" w:rsidRPr="00CE2028">
        <w:rPr>
          <w:rFonts w:ascii="Times New Roman" w:hAnsi="Times New Roman" w:cs="Times New Roman"/>
          <w:color w:val="000000" w:themeColor="text1"/>
          <w:sz w:val="24"/>
          <w:szCs w:val="24"/>
        </w:rPr>
        <w:t xml:space="preserve"> in the Pacific Northwes</w:t>
      </w:r>
      <w:r w:rsidR="005F47D8">
        <w:rPr>
          <w:rFonts w:ascii="Times New Roman" w:hAnsi="Times New Roman" w:cs="Times New Roman"/>
          <w:color w:val="000000" w:themeColor="text1"/>
          <w:sz w:val="24"/>
          <w:szCs w:val="24"/>
        </w:rPr>
        <w:t>t</w:t>
      </w:r>
      <w:r w:rsidR="00CE2028" w:rsidRPr="00CE2028">
        <w:rPr>
          <w:rFonts w:ascii="Times New Roman" w:hAnsi="Times New Roman" w:cs="Times New Roman"/>
          <w:color w:val="000000" w:themeColor="text1"/>
          <w:sz w:val="24"/>
          <w:szCs w:val="24"/>
        </w:rPr>
        <w:t xml:space="preserve"> </w:t>
      </w:r>
      <w:r w:rsidR="007F06EB">
        <w:rPr>
          <w:rFonts w:ascii="Times New Roman" w:hAnsi="Times New Roman" w:cs="Times New Roman"/>
          <w:color w:val="000000" w:themeColor="text1"/>
          <w:sz w:val="24"/>
          <w:szCs w:val="24"/>
        </w:rPr>
        <w:t xml:space="preserve">that includes </w:t>
      </w:r>
      <w:r w:rsidR="00CE2028" w:rsidRPr="00CE2028">
        <w:rPr>
          <w:rFonts w:ascii="Times New Roman" w:hAnsi="Times New Roman" w:cs="Times New Roman"/>
          <w:color w:val="000000" w:themeColor="text1"/>
          <w:sz w:val="24"/>
          <w:szCs w:val="24"/>
        </w:rPr>
        <w:t>variety of small</w:t>
      </w:r>
      <w:r>
        <w:rPr>
          <w:rFonts w:ascii="Times New Roman" w:hAnsi="Times New Roman" w:cs="Times New Roman"/>
          <w:color w:val="000000" w:themeColor="text1"/>
          <w:sz w:val="24"/>
          <w:szCs w:val="24"/>
        </w:rPr>
        <w:t>er</w:t>
      </w:r>
      <w:r w:rsidR="00CE2028" w:rsidRPr="00CE2028">
        <w:rPr>
          <w:rFonts w:ascii="Times New Roman" w:hAnsi="Times New Roman" w:cs="Times New Roman"/>
          <w:color w:val="000000" w:themeColor="text1"/>
          <w:sz w:val="24"/>
          <w:szCs w:val="24"/>
        </w:rPr>
        <w:t xml:space="preserve"> </w:t>
      </w:r>
      <w:proofErr w:type="spellStart"/>
      <w:r w:rsidR="007F06EB" w:rsidRPr="00CE2028">
        <w:rPr>
          <w:rFonts w:ascii="Times New Roman" w:hAnsi="Times New Roman" w:cs="Times New Roman"/>
          <w:color w:val="000000" w:themeColor="text1"/>
          <w:sz w:val="24"/>
          <w:szCs w:val="24"/>
        </w:rPr>
        <w:t>embayment</w:t>
      </w:r>
      <w:r w:rsidR="007F06EB">
        <w:rPr>
          <w:rFonts w:ascii="Times New Roman" w:hAnsi="Times New Roman" w:cs="Times New Roman"/>
          <w:color w:val="000000" w:themeColor="text1"/>
          <w:sz w:val="24"/>
          <w:szCs w:val="24"/>
        </w:rPr>
        <w:t>s</w:t>
      </w:r>
      <w:proofErr w:type="spellEnd"/>
      <w:r w:rsidR="00CE2028" w:rsidRPr="00CE2028">
        <w:rPr>
          <w:rFonts w:ascii="Times New Roman" w:hAnsi="Times New Roman" w:cs="Times New Roman"/>
          <w:color w:val="000000" w:themeColor="text1"/>
          <w:sz w:val="24"/>
          <w:szCs w:val="24"/>
        </w:rPr>
        <w:t xml:space="preserve"> with secondary estuaries, deltas, rocky shores and </w:t>
      </w:r>
      <w:r w:rsidR="007F06EB">
        <w:rPr>
          <w:rFonts w:ascii="Times New Roman" w:hAnsi="Times New Roman" w:cs="Times New Roman"/>
          <w:color w:val="000000" w:themeColor="text1"/>
          <w:sz w:val="24"/>
          <w:szCs w:val="24"/>
        </w:rPr>
        <w:t>beaches</w:t>
      </w:r>
      <w:r w:rsidR="00F06F76">
        <w:rPr>
          <w:rFonts w:ascii="Times New Roman" w:hAnsi="Times New Roman" w:cs="Times New Roman"/>
          <w:color w:val="000000" w:themeColor="text1"/>
          <w:sz w:val="24"/>
          <w:szCs w:val="24"/>
        </w:rPr>
        <w:t>. I</w:t>
      </w:r>
      <w:r w:rsidR="007F06EB">
        <w:rPr>
          <w:rFonts w:ascii="Times New Roman" w:hAnsi="Times New Roman" w:cs="Times New Roman"/>
          <w:color w:val="000000" w:themeColor="text1"/>
          <w:sz w:val="24"/>
          <w:szCs w:val="24"/>
        </w:rPr>
        <w:t>t support</w:t>
      </w:r>
      <w:r w:rsidR="00F06F76">
        <w:rPr>
          <w:rFonts w:ascii="Times New Roman" w:hAnsi="Times New Roman" w:cs="Times New Roman"/>
          <w:color w:val="000000" w:themeColor="text1"/>
          <w:sz w:val="24"/>
          <w:szCs w:val="24"/>
        </w:rPr>
        <w:t>s</w:t>
      </w:r>
      <w:r w:rsidR="007F06EB">
        <w:rPr>
          <w:rFonts w:ascii="Times New Roman" w:hAnsi="Times New Roman" w:cs="Times New Roman"/>
          <w:color w:val="000000" w:themeColor="text1"/>
          <w:sz w:val="24"/>
          <w:szCs w:val="24"/>
        </w:rPr>
        <w:t xml:space="preserve"> abundant </w:t>
      </w:r>
      <w:r w:rsidR="00CE2028" w:rsidRPr="00CE2028">
        <w:rPr>
          <w:rFonts w:ascii="Times New Roman" w:hAnsi="Times New Roman" w:cs="Times New Roman"/>
          <w:color w:val="000000" w:themeColor="text1"/>
          <w:sz w:val="24"/>
          <w:szCs w:val="24"/>
        </w:rPr>
        <w:t>biological, recreational, cultural and economic resources</w:t>
      </w:r>
      <w:r w:rsidR="007F06EB">
        <w:rPr>
          <w:rFonts w:ascii="Times New Roman" w:hAnsi="Times New Roman" w:cs="Times New Roman"/>
          <w:color w:val="000000" w:themeColor="text1"/>
          <w:sz w:val="24"/>
          <w:szCs w:val="24"/>
        </w:rPr>
        <w:t xml:space="preserve"> (Ref.)</w:t>
      </w:r>
      <w:r w:rsidR="00CE2028" w:rsidRPr="00CE2028">
        <w:rPr>
          <w:rFonts w:ascii="Times New Roman" w:hAnsi="Times New Roman" w:cs="Times New Roman"/>
          <w:color w:val="000000" w:themeColor="text1"/>
          <w:sz w:val="24"/>
          <w:szCs w:val="24"/>
        </w:rPr>
        <w:t xml:space="preserve">. </w:t>
      </w:r>
      <w:r w:rsidR="00F06F76">
        <w:rPr>
          <w:rFonts w:ascii="Times New Roman" w:hAnsi="Times New Roman" w:cs="Times New Roman"/>
          <w:color w:val="000000" w:themeColor="text1"/>
          <w:sz w:val="24"/>
          <w:szCs w:val="24"/>
        </w:rPr>
        <w:t>With respect to OA exposure, the system has</w:t>
      </w:r>
      <w:r w:rsidR="001E05B9">
        <w:rPr>
          <w:rFonts w:ascii="Times New Roman" w:hAnsi="Times New Roman" w:cs="Times New Roman"/>
          <w:color w:val="000000" w:themeColor="text1"/>
          <w:sz w:val="24"/>
          <w:szCs w:val="24"/>
        </w:rPr>
        <w:t xml:space="preserve"> one of the </w:t>
      </w:r>
      <w:r w:rsidR="00CE2028" w:rsidRPr="00CE2028">
        <w:rPr>
          <w:rFonts w:ascii="Times New Roman" w:hAnsi="Times New Roman" w:cs="Times New Roman"/>
          <w:color w:val="000000" w:themeColor="text1"/>
          <w:sz w:val="24"/>
          <w:szCs w:val="24"/>
        </w:rPr>
        <w:t xml:space="preserve">strongest </w:t>
      </w:r>
      <w:r w:rsidR="007F06EB">
        <w:rPr>
          <w:rFonts w:ascii="Times New Roman" w:hAnsi="Times New Roman" w:cs="Times New Roman"/>
          <w:color w:val="000000" w:themeColor="text1"/>
          <w:sz w:val="24"/>
          <w:szCs w:val="24"/>
        </w:rPr>
        <w:t>temporal</w:t>
      </w:r>
      <w:r w:rsidR="00F06F76">
        <w:rPr>
          <w:rFonts w:ascii="Times New Roman" w:hAnsi="Times New Roman" w:cs="Times New Roman"/>
          <w:color w:val="000000" w:themeColor="text1"/>
          <w:sz w:val="24"/>
          <w:szCs w:val="24"/>
        </w:rPr>
        <w:t xml:space="preserve">ly and spatially variable OA patterns, varying </w:t>
      </w:r>
      <w:r w:rsidR="001E05B9">
        <w:rPr>
          <w:rFonts w:ascii="Times New Roman" w:hAnsi="Times New Roman"/>
          <w:sz w:val="24"/>
          <w:szCs w:val="24"/>
        </w:rPr>
        <w:t>from daily, seasonal and inter-annual</w:t>
      </w:r>
      <w:r w:rsidR="00F06F76">
        <w:rPr>
          <w:rFonts w:ascii="Times New Roman" w:hAnsi="Times New Roman"/>
          <w:sz w:val="24"/>
          <w:szCs w:val="24"/>
        </w:rPr>
        <w:t xml:space="preserve"> scales across</w:t>
      </w:r>
      <w:r>
        <w:rPr>
          <w:rFonts w:ascii="Times New Roman" w:hAnsi="Times New Roman"/>
          <w:sz w:val="24"/>
          <w:szCs w:val="24"/>
        </w:rPr>
        <w:t xml:space="preserve"> a variety of different</w:t>
      </w:r>
      <w:r w:rsidR="00F06F76">
        <w:rPr>
          <w:rFonts w:ascii="Times New Roman" w:hAnsi="Times New Roman"/>
          <w:sz w:val="24"/>
          <w:szCs w:val="24"/>
        </w:rPr>
        <w:t xml:space="preserve"> spatial habitats. </w:t>
      </w:r>
      <w:r w:rsidR="00CE2028" w:rsidRPr="00CE2028">
        <w:rPr>
          <w:rFonts w:ascii="Times New Roman" w:hAnsi="Times New Roman" w:cs="Times New Roman"/>
          <w:color w:val="000000" w:themeColor="text1"/>
          <w:sz w:val="24"/>
          <w:szCs w:val="24"/>
        </w:rPr>
        <w:t xml:space="preserve">In the late spring and summer, coastal upwelling makes an important contribution to the delivery of cold, </w:t>
      </w:r>
      <w:r>
        <w:rPr>
          <w:rFonts w:ascii="Times New Roman" w:hAnsi="Times New Roman" w:cs="Times New Roman"/>
          <w:color w:val="000000" w:themeColor="text1"/>
          <w:sz w:val="24"/>
          <w:szCs w:val="24"/>
        </w:rPr>
        <w:t>CO</w:t>
      </w:r>
      <w:r w:rsidRPr="0058163C">
        <w:rPr>
          <w:rFonts w:ascii="Times New Roman" w:hAnsi="Times New Roman" w:cs="Times New Roman"/>
          <w:color w:val="000000" w:themeColor="text1"/>
          <w:sz w:val="24"/>
          <w:szCs w:val="24"/>
          <w:vertAlign w:val="subscript"/>
        </w:rPr>
        <w:t>2</w:t>
      </w:r>
      <w:r>
        <w:rPr>
          <w:rFonts w:ascii="Times New Roman" w:hAnsi="Times New Roman" w:cs="Times New Roman"/>
          <w:color w:val="000000" w:themeColor="text1"/>
          <w:sz w:val="24"/>
          <w:szCs w:val="24"/>
        </w:rPr>
        <w:t>-enriched</w:t>
      </w:r>
      <w:r w:rsidR="00CE2028" w:rsidRPr="00CE2028">
        <w:rPr>
          <w:rFonts w:ascii="Times New Roman" w:hAnsi="Times New Roman" w:cs="Times New Roman"/>
          <w:color w:val="000000" w:themeColor="text1"/>
          <w:sz w:val="24"/>
          <w:szCs w:val="24"/>
        </w:rPr>
        <w:t xml:space="preserve">, oxygen-depleted water into the Salish Sea basin (Feely et al., 2010). </w:t>
      </w:r>
      <w:r w:rsidR="007F06EB">
        <w:rPr>
          <w:rFonts w:ascii="Times New Roman" w:hAnsi="Times New Roman" w:cs="Times New Roman"/>
          <w:color w:val="000000" w:themeColor="text1"/>
          <w:sz w:val="24"/>
          <w:szCs w:val="24"/>
        </w:rPr>
        <w:t>At the end of the summer</w:t>
      </w:r>
      <w:r w:rsidR="00CE2028" w:rsidRPr="00CE2028">
        <w:rPr>
          <w:rFonts w:ascii="Times New Roman" w:hAnsi="Times New Roman" w:cs="Times New Roman"/>
          <w:color w:val="000000" w:themeColor="text1"/>
          <w:sz w:val="24"/>
          <w:szCs w:val="24"/>
        </w:rPr>
        <w:t>, p</w:t>
      </w:r>
      <w:r w:rsidR="000E6435" w:rsidRPr="00CE2028">
        <w:rPr>
          <w:rFonts w:ascii="Times New Roman" w:hAnsi="Times New Roman" w:cs="Times New Roman"/>
          <w:color w:val="000000" w:themeColor="text1"/>
          <w:sz w:val="24"/>
          <w:szCs w:val="24"/>
        </w:rPr>
        <w:t xml:space="preserve">redominant driver shaping carbonate chemistry in the </w:t>
      </w:r>
      <w:r w:rsidR="005F47D8">
        <w:rPr>
          <w:rFonts w:ascii="Times New Roman" w:hAnsi="Times New Roman" w:cs="Times New Roman"/>
          <w:color w:val="000000" w:themeColor="text1"/>
          <w:sz w:val="24"/>
          <w:szCs w:val="24"/>
        </w:rPr>
        <w:t>Salish Sea</w:t>
      </w:r>
      <w:r w:rsidR="00CE2028" w:rsidRPr="00CE2028">
        <w:rPr>
          <w:rFonts w:ascii="Times New Roman" w:hAnsi="Times New Roman" w:cs="Times New Roman"/>
          <w:color w:val="000000" w:themeColor="text1"/>
          <w:sz w:val="24"/>
          <w:szCs w:val="24"/>
        </w:rPr>
        <w:t xml:space="preserve"> include</w:t>
      </w:r>
      <w:r w:rsidR="000E6435" w:rsidRPr="00CE2028">
        <w:rPr>
          <w:rFonts w:ascii="Times New Roman" w:hAnsi="Times New Roman" w:cs="Times New Roman"/>
          <w:color w:val="000000" w:themeColor="text1"/>
          <w:sz w:val="24"/>
          <w:szCs w:val="24"/>
        </w:rPr>
        <w:t xml:space="preserve"> intense respi</w:t>
      </w:r>
      <w:r w:rsidR="007F06EB">
        <w:rPr>
          <w:rFonts w:ascii="Times New Roman" w:hAnsi="Times New Roman" w:cs="Times New Roman"/>
          <w:color w:val="000000" w:themeColor="text1"/>
          <w:sz w:val="24"/>
          <w:szCs w:val="24"/>
        </w:rPr>
        <w:t>ration combined with low mixing, intensified</w:t>
      </w:r>
      <w:r w:rsidR="000E6435" w:rsidRPr="00CE2028">
        <w:rPr>
          <w:rFonts w:ascii="Times New Roman" w:hAnsi="Times New Roman" w:cs="Times New Roman"/>
          <w:color w:val="000000" w:themeColor="text1"/>
          <w:sz w:val="24"/>
          <w:szCs w:val="24"/>
        </w:rPr>
        <w:t xml:space="preserve"> freshwater inputs</w:t>
      </w:r>
      <w:r w:rsidR="00F06F76">
        <w:rPr>
          <w:rFonts w:ascii="Times New Roman" w:hAnsi="Times New Roman" w:cs="Times New Roman"/>
          <w:color w:val="000000" w:themeColor="text1"/>
          <w:sz w:val="24"/>
          <w:szCs w:val="24"/>
        </w:rPr>
        <w:t>.</w:t>
      </w:r>
      <w:r w:rsidR="000E6435" w:rsidRPr="00CE2028">
        <w:rPr>
          <w:rFonts w:ascii="Times New Roman" w:hAnsi="Times New Roman" w:cs="Times New Roman"/>
          <w:color w:val="000000" w:themeColor="text1"/>
          <w:sz w:val="24"/>
          <w:szCs w:val="24"/>
        </w:rPr>
        <w:t xml:space="preserve">  </w:t>
      </w:r>
      <w:r w:rsidR="00AF6BB5">
        <w:rPr>
          <w:rFonts w:ascii="Times New Roman" w:hAnsi="Times New Roman" w:cs="Times New Roman"/>
          <w:color w:val="000000" w:themeColor="text1"/>
          <w:sz w:val="24"/>
          <w:szCs w:val="24"/>
        </w:rPr>
        <w:t>From the anthropogenic drivers, local eutrophication and atmospheric deposition</w:t>
      </w:r>
      <w:r w:rsidR="00AF6BB5" w:rsidRPr="00CE2028">
        <w:rPr>
          <w:rFonts w:ascii="Times New Roman" w:hAnsi="Times New Roman" w:cs="Times New Roman"/>
          <w:color w:val="000000" w:themeColor="text1"/>
          <w:sz w:val="24"/>
          <w:szCs w:val="24"/>
        </w:rPr>
        <w:t xml:space="preserve"> </w:t>
      </w:r>
      <w:r w:rsidR="00AF6BB5">
        <w:rPr>
          <w:rFonts w:ascii="Times New Roman" w:hAnsi="Times New Roman" w:cs="Times New Roman"/>
          <w:color w:val="000000" w:themeColor="text1"/>
          <w:sz w:val="24"/>
          <w:szCs w:val="24"/>
        </w:rPr>
        <w:t xml:space="preserve">are the most important contributions to changing OA baseline conditions </w:t>
      </w:r>
      <w:r w:rsidR="00295103" w:rsidRPr="00CE2028">
        <w:rPr>
          <w:rFonts w:ascii="Times New Roman" w:hAnsi="Times New Roman" w:cs="Times New Roman"/>
          <w:color w:val="000000" w:themeColor="text1"/>
          <w:sz w:val="24"/>
          <w:szCs w:val="24"/>
        </w:rPr>
        <w:t xml:space="preserve">(Feely et al., </w:t>
      </w:r>
      <w:r w:rsidR="00216ECA">
        <w:rPr>
          <w:rFonts w:ascii="Times New Roman" w:hAnsi="Times New Roman" w:cs="Times New Roman"/>
          <w:color w:val="000000" w:themeColor="text1"/>
          <w:sz w:val="24"/>
          <w:szCs w:val="24"/>
        </w:rPr>
        <w:t xml:space="preserve">2010, </w:t>
      </w:r>
      <w:r w:rsidR="00295103" w:rsidRPr="00CE2028">
        <w:rPr>
          <w:rFonts w:ascii="Times New Roman" w:hAnsi="Times New Roman" w:cs="Times New Roman"/>
          <w:color w:val="000000" w:themeColor="text1"/>
          <w:sz w:val="24"/>
          <w:szCs w:val="24"/>
        </w:rPr>
        <w:t>2012</w:t>
      </w:r>
      <w:r w:rsidR="0033757E" w:rsidRPr="00CE2028">
        <w:rPr>
          <w:rFonts w:ascii="Times New Roman" w:hAnsi="Times New Roman" w:cs="Times New Roman"/>
          <w:color w:val="000000" w:themeColor="text1"/>
          <w:sz w:val="24"/>
          <w:szCs w:val="24"/>
        </w:rPr>
        <w:t>; Bianucci et al., 2015</w:t>
      </w:r>
      <w:r w:rsidR="006B4485">
        <w:rPr>
          <w:rFonts w:ascii="Times New Roman" w:hAnsi="Times New Roman" w:cs="Times New Roman"/>
          <w:color w:val="000000" w:themeColor="text1"/>
          <w:sz w:val="24"/>
          <w:szCs w:val="24"/>
        </w:rPr>
        <w:t xml:space="preserve">; </w:t>
      </w:r>
      <w:r w:rsidR="0075208A">
        <w:rPr>
          <w:rFonts w:ascii="Times New Roman" w:hAnsi="Times New Roman" w:cs="Times New Roman"/>
          <w:color w:val="000000" w:themeColor="text1"/>
          <w:sz w:val="24"/>
          <w:szCs w:val="24"/>
        </w:rPr>
        <w:t>Pelletier</w:t>
      </w:r>
      <w:r w:rsidR="006B4485">
        <w:rPr>
          <w:rFonts w:ascii="Times New Roman" w:hAnsi="Times New Roman" w:cs="Times New Roman"/>
          <w:color w:val="000000" w:themeColor="text1"/>
          <w:sz w:val="24"/>
          <w:szCs w:val="24"/>
        </w:rPr>
        <w:t xml:space="preserve"> et al., 2017</w:t>
      </w:r>
      <w:r w:rsidR="0075208A">
        <w:rPr>
          <w:rFonts w:ascii="Times New Roman" w:hAnsi="Times New Roman" w:cs="Times New Roman"/>
          <w:color w:val="000000" w:themeColor="text1"/>
          <w:sz w:val="24"/>
          <w:szCs w:val="24"/>
        </w:rPr>
        <w:t>, 2018</w:t>
      </w:r>
      <w:r w:rsidR="006B4485">
        <w:rPr>
          <w:rFonts w:ascii="Times New Roman" w:hAnsi="Times New Roman" w:cs="Times New Roman"/>
          <w:color w:val="000000" w:themeColor="text1"/>
          <w:sz w:val="24"/>
          <w:szCs w:val="24"/>
        </w:rPr>
        <w:t>)</w:t>
      </w:r>
      <w:r w:rsidR="00295103" w:rsidRPr="00CE2028">
        <w:rPr>
          <w:rFonts w:ascii="Times New Roman" w:hAnsi="Times New Roman" w:cs="Times New Roman"/>
          <w:color w:val="000000" w:themeColor="text1"/>
          <w:sz w:val="24"/>
          <w:szCs w:val="24"/>
        </w:rPr>
        <w:t xml:space="preserve">. </w:t>
      </w:r>
    </w:p>
    <w:p w14:paraId="145DAE48" w14:textId="5D988D86" w:rsidR="00787D34" w:rsidRDefault="00DD26DE" w:rsidP="00EB1AAD">
      <w:pPr>
        <w:spacing w:after="0" w:line="480" w:lineRule="auto"/>
        <w:jc w:val="both"/>
        <w:rPr>
          <w:rFonts w:ascii="Times New Roman" w:hAnsi="Times New Roman"/>
          <w:sz w:val="24"/>
          <w:szCs w:val="24"/>
        </w:rPr>
      </w:pPr>
      <w:r>
        <w:rPr>
          <w:rFonts w:ascii="Times New Roman" w:hAnsi="Times New Roman"/>
          <w:sz w:val="24"/>
          <w:szCs w:val="24"/>
        </w:rPr>
        <w:lastRenderedPageBreak/>
        <w:t>Pteropods are pelagic zooplankton that</w:t>
      </w:r>
      <w:r w:rsidR="00AF6BB5">
        <w:rPr>
          <w:rFonts w:ascii="Times New Roman" w:hAnsi="Times New Roman"/>
          <w:sz w:val="24"/>
          <w:szCs w:val="24"/>
        </w:rPr>
        <w:t xml:space="preserve"> are seasonally abundant in the </w:t>
      </w:r>
      <w:r w:rsidR="00636C4F">
        <w:rPr>
          <w:rFonts w:ascii="Times New Roman" w:hAnsi="Times New Roman"/>
          <w:sz w:val="24"/>
          <w:szCs w:val="24"/>
        </w:rPr>
        <w:t>Salish Sea</w:t>
      </w:r>
      <w:r w:rsidR="00AF6BB5">
        <w:rPr>
          <w:rFonts w:ascii="Times New Roman" w:hAnsi="Times New Roman"/>
          <w:sz w:val="24"/>
          <w:szCs w:val="24"/>
        </w:rPr>
        <w:t>, with generation time of 1-1.5 years, and major spawning events occurring in the spring, and a minor in the autumn (Wang et al., 2017). During major recruitment events</w:t>
      </w:r>
      <w:r w:rsidR="00636C4F">
        <w:rPr>
          <w:rFonts w:ascii="Times New Roman" w:hAnsi="Times New Roman"/>
          <w:sz w:val="24"/>
          <w:szCs w:val="24"/>
        </w:rPr>
        <w:t xml:space="preserve"> along the West coast of North America including the Salish Sea</w:t>
      </w:r>
      <w:r w:rsidR="00AF6BB5">
        <w:rPr>
          <w:rFonts w:ascii="Times New Roman" w:hAnsi="Times New Roman"/>
          <w:sz w:val="24"/>
          <w:szCs w:val="24"/>
        </w:rPr>
        <w:t>, they can</w:t>
      </w:r>
      <w:r w:rsidR="00F06F76">
        <w:rPr>
          <w:rFonts w:ascii="Times New Roman" w:hAnsi="Times New Roman"/>
          <w:sz w:val="24"/>
          <w:szCs w:val="24"/>
        </w:rPr>
        <w:t xml:space="preserve"> represent an important food item for </w:t>
      </w:r>
      <w:r w:rsidR="00AF6BB5">
        <w:rPr>
          <w:rFonts w:ascii="Times New Roman" w:hAnsi="Times New Roman"/>
          <w:sz w:val="24"/>
          <w:szCs w:val="24"/>
        </w:rPr>
        <w:t>ecologically and economically important fish species (Aydin et al, 2005; Armstrong et al., 2007; 2015).  They show sensitive</w:t>
      </w:r>
      <w:r w:rsidR="00F06F76">
        <w:rPr>
          <w:rFonts w:ascii="Times New Roman" w:hAnsi="Times New Roman"/>
          <w:sz w:val="24"/>
          <w:szCs w:val="24"/>
        </w:rPr>
        <w:t xml:space="preserve"> and specific </w:t>
      </w:r>
      <w:r w:rsidR="00AF6BB5">
        <w:rPr>
          <w:rFonts w:ascii="Times New Roman" w:hAnsi="Times New Roman"/>
          <w:sz w:val="24"/>
          <w:szCs w:val="24"/>
        </w:rPr>
        <w:t>response</w:t>
      </w:r>
      <w:r w:rsidR="00F06F76">
        <w:rPr>
          <w:rFonts w:ascii="Times New Roman" w:hAnsi="Times New Roman"/>
          <w:sz w:val="24"/>
          <w:szCs w:val="24"/>
        </w:rPr>
        <w:t>s</w:t>
      </w:r>
      <w:r w:rsidR="00AF6BB5">
        <w:rPr>
          <w:rFonts w:ascii="Times New Roman" w:hAnsi="Times New Roman"/>
          <w:sz w:val="24"/>
          <w:szCs w:val="24"/>
        </w:rPr>
        <w:t xml:space="preserve"> to OA through their </w:t>
      </w:r>
      <w:r w:rsidR="000E6435">
        <w:rPr>
          <w:rFonts w:ascii="Times New Roman" w:hAnsi="Times New Roman"/>
          <w:sz w:val="24"/>
          <w:szCs w:val="24"/>
        </w:rPr>
        <w:t>shell dissolution</w:t>
      </w:r>
      <w:r w:rsidR="00F06F76">
        <w:rPr>
          <w:rFonts w:ascii="Times New Roman" w:hAnsi="Times New Roman"/>
          <w:sz w:val="24"/>
          <w:szCs w:val="24"/>
        </w:rPr>
        <w:t xml:space="preserve">, endorsing it </w:t>
      </w:r>
      <w:r w:rsidR="00AF6BB5">
        <w:rPr>
          <w:rFonts w:ascii="Times New Roman" w:hAnsi="Times New Roman"/>
          <w:sz w:val="24"/>
          <w:szCs w:val="24"/>
        </w:rPr>
        <w:t xml:space="preserve">as one of the </w:t>
      </w:r>
      <w:r w:rsidR="00F06F76">
        <w:rPr>
          <w:rFonts w:ascii="Times New Roman" w:hAnsi="Times New Roman"/>
          <w:sz w:val="24"/>
          <w:szCs w:val="24"/>
        </w:rPr>
        <w:t xml:space="preserve">first </w:t>
      </w:r>
      <w:r w:rsidR="000E6435">
        <w:rPr>
          <w:rFonts w:ascii="Times New Roman" w:hAnsi="Times New Roman"/>
          <w:sz w:val="24"/>
          <w:szCs w:val="24"/>
        </w:rPr>
        <w:t xml:space="preserve">indicators </w:t>
      </w:r>
      <w:r w:rsidR="00AF6BB5">
        <w:rPr>
          <w:rFonts w:ascii="Times New Roman" w:hAnsi="Times New Roman"/>
          <w:sz w:val="24"/>
          <w:szCs w:val="24"/>
        </w:rPr>
        <w:t>that can be easily implemented</w:t>
      </w:r>
      <w:r w:rsidR="00F06F76">
        <w:rPr>
          <w:rFonts w:ascii="Times New Roman" w:hAnsi="Times New Roman"/>
          <w:sz w:val="24"/>
          <w:szCs w:val="24"/>
        </w:rPr>
        <w:t xml:space="preserve"> for towards progressive OA</w:t>
      </w:r>
      <w:r w:rsidR="000E6435">
        <w:rPr>
          <w:rFonts w:ascii="Times New Roman" w:hAnsi="Times New Roman"/>
          <w:sz w:val="24"/>
          <w:szCs w:val="24"/>
        </w:rPr>
        <w:t xml:space="preserve"> monitoring (</w:t>
      </w:r>
      <w:proofErr w:type="spellStart"/>
      <w:r w:rsidR="00F707D5" w:rsidRPr="008A3D43">
        <w:rPr>
          <w:rFonts w:ascii="Times New Roman" w:eastAsia="Times New Roman" w:hAnsi="Times New Roman" w:cs="Times New Roman"/>
          <w:color w:val="000000"/>
          <w:sz w:val="24"/>
          <w:szCs w:val="24"/>
        </w:rPr>
        <w:t>Bednar</w:t>
      </w:r>
      <w:r w:rsidR="00F707D5">
        <w:rPr>
          <w:rFonts w:ascii="Times New Roman" w:eastAsia="Times New Roman" w:hAnsi="Times New Roman" w:cs="Times New Roman"/>
          <w:color w:val="000000"/>
          <w:sz w:val="24"/>
          <w:szCs w:val="24"/>
        </w:rPr>
        <w:t>š</w:t>
      </w:r>
      <w:r w:rsidR="00F707D5" w:rsidRPr="008A3D43">
        <w:rPr>
          <w:rFonts w:ascii="Times New Roman" w:eastAsia="Times New Roman" w:hAnsi="Times New Roman" w:cs="Times New Roman"/>
          <w:color w:val="000000"/>
          <w:sz w:val="24"/>
          <w:szCs w:val="24"/>
        </w:rPr>
        <w:t>ek</w:t>
      </w:r>
      <w:proofErr w:type="spellEnd"/>
      <w:r w:rsidR="00F707D5" w:rsidRPr="008A3D43">
        <w:rPr>
          <w:rFonts w:ascii="Times New Roman" w:eastAsia="Times New Roman" w:hAnsi="Times New Roman" w:cs="Times New Roman"/>
          <w:color w:val="000000"/>
          <w:sz w:val="24"/>
          <w:szCs w:val="24"/>
        </w:rPr>
        <w:t xml:space="preserve"> </w:t>
      </w:r>
      <w:r w:rsidR="000E6435">
        <w:rPr>
          <w:rFonts w:ascii="Times New Roman" w:hAnsi="Times New Roman"/>
          <w:sz w:val="24"/>
          <w:szCs w:val="24"/>
        </w:rPr>
        <w:t>et al., 201</w:t>
      </w:r>
      <w:r w:rsidR="00636C4F">
        <w:rPr>
          <w:rFonts w:ascii="Times New Roman" w:hAnsi="Times New Roman"/>
          <w:sz w:val="24"/>
          <w:szCs w:val="24"/>
        </w:rPr>
        <w:t>6</w:t>
      </w:r>
      <w:r w:rsidR="000E6435">
        <w:rPr>
          <w:rFonts w:ascii="Times New Roman" w:hAnsi="Times New Roman"/>
          <w:sz w:val="24"/>
          <w:szCs w:val="24"/>
        </w:rPr>
        <w:t xml:space="preserve">). </w:t>
      </w:r>
      <w:r w:rsidR="00AF6BB5">
        <w:rPr>
          <w:rFonts w:ascii="Times New Roman" w:hAnsi="Times New Roman"/>
          <w:sz w:val="24"/>
          <w:szCs w:val="24"/>
        </w:rPr>
        <w:t xml:space="preserve">Along the shell dissolution, </w:t>
      </w:r>
      <w:r w:rsidR="000E6435">
        <w:rPr>
          <w:rFonts w:ascii="Times New Roman" w:hAnsi="Times New Roman"/>
          <w:sz w:val="24"/>
          <w:szCs w:val="24"/>
        </w:rPr>
        <w:t>OA has been demonstr</w:t>
      </w:r>
      <w:r w:rsidR="00F06F76">
        <w:rPr>
          <w:rFonts w:ascii="Times New Roman" w:hAnsi="Times New Roman"/>
          <w:sz w:val="24"/>
          <w:szCs w:val="24"/>
        </w:rPr>
        <w:t xml:space="preserve">ated to impair majority of pteropod </w:t>
      </w:r>
      <w:r w:rsidR="00AF6BB5">
        <w:rPr>
          <w:rFonts w:ascii="Times New Roman" w:hAnsi="Times New Roman"/>
          <w:sz w:val="24"/>
          <w:szCs w:val="24"/>
        </w:rPr>
        <w:t>cellular, physiological and organismal</w:t>
      </w:r>
      <w:r w:rsidR="000E6435">
        <w:rPr>
          <w:rFonts w:ascii="Times New Roman" w:hAnsi="Times New Roman"/>
          <w:sz w:val="24"/>
          <w:szCs w:val="24"/>
        </w:rPr>
        <w:t xml:space="preserve"> responses (</w:t>
      </w:r>
      <w:proofErr w:type="spellStart"/>
      <w:r w:rsidR="00F707D5" w:rsidRPr="008A3D43">
        <w:rPr>
          <w:rFonts w:ascii="Times New Roman" w:eastAsia="Times New Roman" w:hAnsi="Times New Roman" w:cs="Times New Roman"/>
          <w:color w:val="000000"/>
          <w:sz w:val="24"/>
          <w:szCs w:val="24"/>
        </w:rPr>
        <w:t>Bednar</w:t>
      </w:r>
      <w:r w:rsidR="00F707D5">
        <w:rPr>
          <w:rFonts w:ascii="Times New Roman" w:eastAsia="Times New Roman" w:hAnsi="Times New Roman" w:cs="Times New Roman"/>
          <w:color w:val="000000"/>
          <w:sz w:val="24"/>
          <w:szCs w:val="24"/>
        </w:rPr>
        <w:t>š</w:t>
      </w:r>
      <w:r w:rsidR="00F707D5" w:rsidRPr="008A3D43">
        <w:rPr>
          <w:rFonts w:ascii="Times New Roman" w:eastAsia="Times New Roman" w:hAnsi="Times New Roman" w:cs="Times New Roman"/>
          <w:color w:val="000000"/>
          <w:sz w:val="24"/>
          <w:szCs w:val="24"/>
        </w:rPr>
        <w:t>ek</w:t>
      </w:r>
      <w:proofErr w:type="spellEnd"/>
      <w:r w:rsidR="00F707D5" w:rsidRPr="008A3D43">
        <w:rPr>
          <w:rFonts w:ascii="Times New Roman" w:eastAsia="Times New Roman" w:hAnsi="Times New Roman" w:cs="Times New Roman"/>
          <w:color w:val="000000"/>
          <w:sz w:val="24"/>
          <w:szCs w:val="24"/>
        </w:rPr>
        <w:t xml:space="preserve"> </w:t>
      </w:r>
      <w:r w:rsidR="00F06F76">
        <w:rPr>
          <w:rFonts w:ascii="Times New Roman" w:hAnsi="Times New Roman"/>
          <w:sz w:val="24"/>
          <w:szCs w:val="24"/>
        </w:rPr>
        <w:t>et al., metanalyses; submitted</w:t>
      </w:r>
      <w:r w:rsidR="00AF6BB5">
        <w:rPr>
          <w:rFonts w:ascii="Times New Roman" w:hAnsi="Times New Roman"/>
          <w:sz w:val="24"/>
          <w:szCs w:val="24"/>
        </w:rPr>
        <w:t>)</w:t>
      </w:r>
      <w:r w:rsidR="000E6435">
        <w:rPr>
          <w:rFonts w:ascii="Times New Roman" w:hAnsi="Times New Roman"/>
          <w:sz w:val="24"/>
          <w:szCs w:val="24"/>
        </w:rPr>
        <w:t>. D</w:t>
      </w:r>
      <w:r>
        <w:rPr>
          <w:rFonts w:ascii="Times New Roman" w:hAnsi="Times New Roman"/>
          <w:sz w:val="24"/>
          <w:szCs w:val="24"/>
        </w:rPr>
        <w:t xml:space="preserve">espite </w:t>
      </w:r>
      <w:r w:rsidR="00216ECA">
        <w:rPr>
          <w:rFonts w:ascii="Times New Roman" w:hAnsi="Times New Roman"/>
          <w:sz w:val="24"/>
          <w:szCs w:val="24"/>
        </w:rPr>
        <w:t>fairly good understanding of their OA responses</w:t>
      </w:r>
      <w:r w:rsidR="00F06F76">
        <w:rPr>
          <w:rFonts w:ascii="Times New Roman" w:hAnsi="Times New Roman"/>
          <w:sz w:val="24"/>
          <w:szCs w:val="24"/>
        </w:rPr>
        <w:t xml:space="preserve"> along the nearby coastal habitats within the California Current System, which are much less vulnerable to OA, </w:t>
      </w:r>
      <w:r>
        <w:rPr>
          <w:rFonts w:ascii="Times New Roman" w:hAnsi="Times New Roman"/>
          <w:sz w:val="24"/>
          <w:szCs w:val="24"/>
        </w:rPr>
        <w:t xml:space="preserve">nothing is known </w:t>
      </w:r>
      <w:r w:rsidR="00AF6BB5">
        <w:rPr>
          <w:rFonts w:ascii="Times New Roman" w:hAnsi="Times New Roman"/>
          <w:sz w:val="24"/>
          <w:szCs w:val="24"/>
        </w:rPr>
        <w:t>about the</w:t>
      </w:r>
      <w:r w:rsidR="00F06F76">
        <w:rPr>
          <w:rFonts w:ascii="Times New Roman" w:hAnsi="Times New Roman"/>
          <w:sz w:val="24"/>
          <w:szCs w:val="24"/>
        </w:rPr>
        <w:t xml:space="preserve"> current </w:t>
      </w:r>
      <w:r>
        <w:rPr>
          <w:rFonts w:ascii="Times New Roman" w:hAnsi="Times New Roman"/>
          <w:sz w:val="24"/>
          <w:szCs w:val="24"/>
        </w:rPr>
        <w:t xml:space="preserve">biological </w:t>
      </w:r>
      <w:r w:rsidR="00AF6BB5">
        <w:rPr>
          <w:rFonts w:ascii="Times New Roman" w:hAnsi="Times New Roman"/>
          <w:sz w:val="24"/>
          <w:szCs w:val="24"/>
        </w:rPr>
        <w:t xml:space="preserve">impacts </w:t>
      </w:r>
      <w:r>
        <w:rPr>
          <w:rFonts w:ascii="Times New Roman" w:hAnsi="Times New Roman"/>
          <w:sz w:val="24"/>
          <w:szCs w:val="24"/>
        </w:rPr>
        <w:t>of OA</w:t>
      </w:r>
      <w:r w:rsidR="00F06F76">
        <w:rPr>
          <w:rFonts w:ascii="Times New Roman" w:hAnsi="Times New Roman"/>
          <w:sz w:val="24"/>
          <w:szCs w:val="24"/>
        </w:rPr>
        <w:t xml:space="preserve"> on marine calcifiers</w:t>
      </w:r>
      <w:r>
        <w:rPr>
          <w:rFonts w:ascii="Times New Roman" w:hAnsi="Times New Roman"/>
          <w:sz w:val="24"/>
          <w:szCs w:val="24"/>
        </w:rPr>
        <w:t xml:space="preserve"> in the estuarine system </w:t>
      </w:r>
      <w:r w:rsidR="00F06F76">
        <w:rPr>
          <w:rFonts w:ascii="Times New Roman" w:hAnsi="Times New Roman"/>
          <w:sz w:val="24"/>
          <w:szCs w:val="24"/>
        </w:rPr>
        <w:t xml:space="preserve">of the </w:t>
      </w:r>
      <w:r w:rsidR="00636C4F">
        <w:rPr>
          <w:rFonts w:ascii="Times New Roman" w:hAnsi="Times New Roman"/>
          <w:sz w:val="24"/>
          <w:szCs w:val="24"/>
        </w:rPr>
        <w:t>Salish Sea</w:t>
      </w:r>
      <w:r w:rsidR="00F06F76">
        <w:rPr>
          <w:rFonts w:ascii="Times New Roman" w:hAnsi="Times New Roman"/>
          <w:sz w:val="24"/>
          <w:szCs w:val="24"/>
        </w:rPr>
        <w:t>.</w:t>
      </w:r>
    </w:p>
    <w:p w14:paraId="5182BBAA" w14:textId="1F6648AB" w:rsidR="00B52F74" w:rsidRDefault="00B52F74" w:rsidP="00EB1AAD">
      <w:pPr>
        <w:spacing w:after="0" w:line="480" w:lineRule="auto"/>
        <w:jc w:val="both"/>
        <w:rPr>
          <w:rFonts w:ascii="Times New Roman" w:hAnsi="Times New Roman"/>
          <w:sz w:val="24"/>
          <w:szCs w:val="24"/>
        </w:rPr>
      </w:pPr>
    </w:p>
    <w:p w14:paraId="67508A41" w14:textId="69B43043" w:rsidR="00787D34" w:rsidRDefault="00B52F74" w:rsidP="00EB1AAD">
      <w:pPr>
        <w:spacing w:after="0" w:line="480" w:lineRule="auto"/>
        <w:jc w:val="both"/>
        <w:rPr>
          <w:rFonts w:ascii="Times New Roman" w:hAnsi="Times New Roman"/>
          <w:sz w:val="24"/>
          <w:szCs w:val="24"/>
        </w:rPr>
      </w:pPr>
      <w:r>
        <w:rPr>
          <w:rFonts w:ascii="Times New Roman" w:hAnsi="Times New Roman"/>
          <w:sz w:val="24"/>
          <w:szCs w:val="24"/>
        </w:rPr>
        <w:t xml:space="preserve">Specifically, for pteropods, difficulties related to their maintenance </w:t>
      </w:r>
      <w:r w:rsidR="00822A22">
        <w:rPr>
          <w:rFonts w:ascii="Times New Roman" w:hAnsi="Times New Roman"/>
          <w:sz w:val="24"/>
          <w:szCs w:val="24"/>
        </w:rPr>
        <w:t>under</w:t>
      </w:r>
      <w:r>
        <w:rPr>
          <w:rFonts w:ascii="Times New Roman" w:hAnsi="Times New Roman"/>
          <w:sz w:val="24"/>
          <w:szCs w:val="24"/>
        </w:rPr>
        <w:t xml:space="preserve"> laboratory conditions </w:t>
      </w:r>
      <w:r w:rsidR="0075208A">
        <w:rPr>
          <w:rFonts w:ascii="Times New Roman" w:hAnsi="Times New Roman"/>
          <w:sz w:val="24"/>
          <w:szCs w:val="24"/>
        </w:rPr>
        <w:t xml:space="preserve">allow </w:t>
      </w:r>
      <w:r>
        <w:rPr>
          <w:rFonts w:ascii="Times New Roman" w:hAnsi="Times New Roman"/>
          <w:sz w:val="24"/>
          <w:szCs w:val="24"/>
        </w:rPr>
        <w:t xml:space="preserve">studying their </w:t>
      </w:r>
      <w:r w:rsidR="0075208A">
        <w:rPr>
          <w:rFonts w:ascii="Times New Roman" w:hAnsi="Times New Roman"/>
          <w:sz w:val="24"/>
          <w:szCs w:val="24"/>
        </w:rPr>
        <w:t xml:space="preserve">responses over short time periods (Howes et al., 2014), </w:t>
      </w:r>
      <w:r>
        <w:rPr>
          <w:rFonts w:ascii="Times New Roman" w:hAnsi="Times New Roman"/>
          <w:sz w:val="24"/>
          <w:szCs w:val="24"/>
        </w:rPr>
        <w:t>limiting the interpretation beyond the organismal responses. Physical-chemical t</w:t>
      </w:r>
      <w:r w:rsidR="00335398">
        <w:rPr>
          <w:rFonts w:ascii="Times New Roman" w:hAnsi="Times New Roman"/>
          <w:sz w:val="24"/>
          <w:szCs w:val="24"/>
        </w:rPr>
        <w:t xml:space="preserve">ime series with accompanied biological </w:t>
      </w:r>
      <w:r w:rsidR="00F06F76">
        <w:rPr>
          <w:rFonts w:ascii="Times New Roman" w:hAnsi="Times New Roman"/>
          <w:sz w:val="24"/>
          <w:szCs w:val="24"/>
        </w:rPr>
        <w:t xml:space="preserve">sampling </w:t>
      </w:r>
      <w:r>
        <w:rPr>
          <w:rFonts w:ascii="Times New Roman" w:hAnsi="Times New Roman"/>
          <w:sz w:val="24"/>
          <w:szCs w:val="24"/>
        </w:rPr>
        <w:t>needed for the</w:t>
      </w:r>
      <w:r w:rsidR="00F06F76">
        <w:rPr>
          <w:rFonts w:ascii="Times New Roman" w:hAnsi="Times New Roman"/>
          <w:sz w:val="24"/>
          <w:szCs w:val="24"/>
        </w:rPr>
        <w:t xml:space="preserve"> estuarine habitats </w:t>
      </w:r>
      <w:r>
        <w:rPr>
          <w:rFonts w:ascii="Times New Roman" w:hAnsi="Times New Roman"/>
          <w:sz w:val="24"/>
          <w:szCs w:val="24"/>
        </w:rPr>
        <w:t xml:space="preserve">also </w:t>
      </w:r>
      <w:r w:rsidR="00F06F76">
        <w:rPr>
          <w:rFonts w:ascii="Times New Roman" w:hAnsi="Times New Roman"/>
          <w:sz w:val="24"/>
          <w:szCs w:val="24"/>
        </w:rPr>
        <w:t>provide</w:t>
      </w:r>
      <w:r>
        <w:rPr>
          <w:rFonts w:ascii="Times New Roman" w:hAnsi="Times New Roman"/>
          <w:sz w:val="24"/>
          <w:szCs w:val="24"/>
        </w:rPr>
        <w:t xml:space="preserve"> much greater resolution </w:t>
      </w:r>
      <w:r w:rsidR="002E0903">
        <w:rPr>
          <w:rFonts w:ascii="Times New Roman" w:hAnsi="Times New Roman"/>
          <w:sz w:val="24"/>
          <w:szCs w:val="24"/>
        </w:rPr>
        <w:t>of biological</w:t>
      </w:r>
      <w:r w:rsidR="00787D34">
        <w:rPr>
          <w:rFonts w:ascii="Times New Roman" w:hAnsi="Times New Roman"/>
          <w:sz w:val="24"/>
          <w:szCs w:val="24"/>
        </w:rPr>
        <w:t xml:space="preserve"> responses under prolonged OA exposure</w:t>
      </w:r>
      <w:r w:rsidR="00335398">
        <w:rPr>
          <w:rFonts w:ascii="Times New Roman" w:hAnsi="Times New Roman"/>
          <w:sz w:val="24"/>
          <w:szCs w:val="24"/>
        </w:rPr>
        <w:t xml:space="preserve"> characterized by the extreme</w:t>
      </w:r>
      <w:r>
        <w:rPr>
          <w:rFonts w:ascii="Times New Roman" w:hAnsi="Times New Roman"/>
          <w:sz w:val="24"/>
          <w:szCs w:val="24"/>
        </w:rPr>
        <w:t xml:space="preserve"> conditions in the</w:t>
      </w:r>
      <w:r w:rsidR="00335398">
        <w:rPr>
          <w:rFonts w:ascii="Times New Roman" w:hAnsi="Times New Roman"/>
          <w:sz w:val="24"/>
          <w:szCs w:val="24"/>
        </w:rPr>
        <w:t xml:space="preserve"> carbonate chemistry</w:t>
      </w:r>
      <w:r>
        <w:rPr>
          <w:rFonts w:ascii="Times New Roman" w:hAnsi="Times New Roman"/>
          <w:sz w:val="24"/>
          <w:szCs w:val="24"/>
        </w:rPr>
        <w:t>.</w:t>
      </w:r>
      <w:r w:rsidR="00636C4F">
        <w:rPr>
          <w:rFonts w:ascii="Times New Roman" w:hAnsi="Times New Roman"/>
          <w:sz w:val="24"/>
          <w:szCs w:val="24"/>
        </w:rPr>
        <w:t xml:space="preserve"> </w:t>
      </w:r>
      <w:r w:rsidR="00787D34">
        <w:rPr>
          <w:rFonts w:ascii="Times New Roman" w:hAnsi="Times New Roman"/>
          <w:sz w:val="24"/>
          <w:szCs w:val="24"/>
        </w:rPr>
        <w:t xml:space="preserve">We used pteropod </w:t>
      </w:r>
      <w:r w:rsidR="002E0903">
        <w:rPr>
          <w:rFonts w:ascii="Times New Roman" w:hAnsi="Times New Roman"/>
          <w:sz w:val="24"/>
          <w:szCs w:val="24"/>
        </w:rPr>
        <w:t>dissolution to</w:t>
      </w:r>
      <w:r w:rsidR="00787D34">
        <w:rPr>
          <w:rFonts w:ascii="Times New Roman" w:hAnsi="Times New Roman"/>
          <w:sz w:val="24"/>
          <w:szCs w:val="24"/>
        </w:rPr>
        <w:t xml:space="preserve"> track </w:t>
      </w:r>
      <w:r w:rsidR="00F06F76">
        <w:rPr>
          <w:rFonts w:ascii="Times New Roman" w:hAnsi="Times New Roman"/>
          <w:sz w:val="24"/>
          <w:szCs w:val="24"/>
        </w:rPr>
        <w:t xml:space="preserve">OA exposure </w:t>
      </w:r>
      <w:r w:rsidR="00822A22">
        <w:rPr>
          <w:rFonts w:ascii="Times New Roman" w:hAnsi="Times New Roman"/>
          <w:sz w:val="24"/>
          <w:szCs w:val="24"/>
        </w:rPr>
        <w:t xml:space="preserve">under </w:t>
      </w:r>
      <w:r w:rsidR="00F06F76">
        <w:rPr>
          <w:rFonts w:ascii="Times New Roman" w:hAnsi="Times New Roman"/>
          <w:sz w:val="24"/>
          <w:szCs w:val="24"/>
        </w:rPr>
        <w:t>different temporal and spatial scales, effectively capturing the exposure throughout their</w:t>
      </w:r>
      <w:r w:rsidR="00787D34">
        <w:rPr>
          <w:rFonts w:ascii="Times New Roman" w:hAnsi="Times New Roman"/>
          <w:sz w:val="24"/>
          <w:szCs w:val="24"/>
        </w:rPr>
        <w:t xml:space="preserve"> entire life</w:t>
      </w:r>
      <w:r w:rsidR="00F06F76">
        <w:rPr>
          <w:rFonts w:ascii="Times New Roman" w:hAnsi="Times New Roman"/>
          <w:sz w:val="24"/>
          <w:szCs w:val="24"/>
        </w:rPr>
        <w:t xml:space="preserve"> history to determine the severity of biological impairments due to OA </w:t>
      </w:r>
      <w:r w:rsidR="00822A22">
        <w:rPr>
          <w:rFonts w:ascii="Times New Roman" w:hAnsi="Times New Roman"/>
          <w:sz w:val="24"/>
          <w:szCs w:val="24"/>
        </w:rPr>
        <w:t>conditions</w:t>
      </w:r>
      <w:r w:rsidR="00787D34">
        <w:rPr>
          <w:rFonts w:ascii="Times New Roman" w:hAnsi="Times New Roman"/>
          <w:sz w:val="24"/>
          <w:szCs w:val="24"/>
        </w:rPr>
        <w:t xml:space="preserve"> in the </w:t>
      </w:r>
      <w:r w:rsidR="00822A22">
        <w:rPr>
          <w:rFonts w:ascii="Times New Roman" w:hAnsi="Times New Roman"/>
          <w:sz w:val="24"/>
          <w:szCs w:val="24"/>
        </w:rPr>
        <w:t>Salish Sea</w:t>
      </w:r>
      <w:r w:rsidR="00787D34">
        <w:rPr>
          <w:rFonts w:ascii="Times New Roman" w:hAnsi="Times New Roman"/>
          <w:sz w:val="24"/>
          <w:szCs w:val="24"/>
        </w:rPr>
        <w:t xml:space="preserve">. </w:t>
      </w:r>
      <w:r w:rsidR="00787D34">
        <w:rPr>
          <w:rFonts w:ascii="Times New Roman" w:hAnsi="Times New Roman" w:cs="Times New Roman"/>
          <w:sz w:val="24"/>
          <w:szCs w:val="24"/>
        </w:rPr>
        <w:t>W</w:t>
      </w:r>
      <w:r w:rsidR="00787D34" w:rsidRPr="00B02D59">
        <w:rPr>
          <w:rFonts w:ascii="Times New Roman" w:hAnsi="Times New Roman" w:cs="Times New Roman"/>
          <w:sz w:val="24"/>
          <w:szCs w:val="24"/>
        </w:rPr>
        <w:t>e hypothesized that pteropod sh</w:t>
      </w:r>
      <w:r w:rsidR="00F06F76">
        <w:rPr>
          <w:rFonts w:ascii="Times New Roman" w:hAnsi="Times New Roman" w:cs="Times New Roman"/>
          <w:sz w:val="24"/>
          <w:szCs w:val="24"/>
        </w:rPr>
        <w:t xml:space="preserve">ell dissolution will be most severe </w:t>
      </w:r>
      <w:r w:rsidR="00787D34" w:rsidRPr="00B02D59">
        <w:rPr>
          <w:rFonts w:ascii="Times New Roman" w:hAnsi="Times New Roman" w:cs="Times New Roman"/>
          <w:sz w:val="24"/>
          <w:szCs w:val="24"/>
        </w:rPr>
        <w:t>at st</w:t>
      </w:r>
      <w:r w:rsidR="00787D34">
        <w:rPr>
          <w:rFonts w:ascii="Times New Roman" w:hAnsi="Times New Roman" w:cs="Times New Roman"/>
          <w:sz w:val="24"/>
          <w:szCs w:val="24"/>
        </w:rPr>
        <w:t xml:space="preserve">ations with the highest </w:t>
      </w:r>
      <w:r w:rsidR="00787D34">
        <w:rPr>
          <w:rFonts w:ascii="Times New Roman" w:hAnsi="Times New Roman" w:cs="Times New Roman"/>
          <w:sz w:val="24"/>
          <w:szCs w:val="24"/>
        </w:rPr>
        <w:lastRenderedPageBreak/>
        <w:t>magnitude</w:t>
      </w:r>
      <w:r w:rsidR="00787D34" w:rsidRPr="00B02D59">
        <w:rPr>
          <w:rFonts w:ascii="Times New Roman" w:hAnsi="Times New Roman" w:cs="Times New Roman"/>
          <w:sz w:val="24"/>
          <w:szCs w:val="24"/>
        </w:rPr>
        <w:t xml:space="preserve"> </w:t>
      </w:r>
      <w:r w:rsidR="00F06F76">
        <w:rPr>
          <w:rFonts w:ascii="Times New Roman" w:hAnsi="Times New Roman" w:cs="Times New Roman"/>
          <w:sz w:val="24"/>
          <w:szCs w:val="24"/>
        </w:rPr>
        <w:t xml:space="preserve">and duration </w:t>
      </w:r>
      <w:r w:rsidR="00787D34" w:rsidRPr="00B02D59">
        <w:rPr>
          <w:rFonts w:ascii="Times New Roman" w:hAnsi="Times New Roman" w:cs="Times New Roman"/>
          <w:sz w:val="24"/>
          <w:szCs w:val="24"/>
        </w:rPr>
        <w:t xml:space="preserve">of OA stress, taking into the account that the </w:t>
      </w:r>
      <w:r w:rsidR="00F06F76">
        <w:rPr>
          <w:rFonts w:ascii="Times New Roman" w:hAnsi="Times New Roman" w:cs="Times New Roman"/>
          <w:sz w:val="24"/>
          <w:szCs w:val="24"/>
        </w:rPr>
        <w:t xml:space="preserve">cumulative </w:t>
      </w:r>
      <w:r w:rsidR="00787D34" w:rsidRPr="00B02D59">
        <w:rPr>
          <w:rFonts w:ascii="Times New Roman" w:eastAsia="Times New Roman" w:hAnsi="Times New Roman" w:cs="Times New Roman"/>
          <w:color w:val="24292E"/>
          <w:sz w:val="24"/>
          <w:szCs w:val="24"/>
        </w:rPr>
        <w:t>exposure to OA stress will b</w:t>
      </w:r>
      <w:r w:rsidR="00787D34">
        <w:rPr>
          <w:rFonts w:ascii="Times New Roman" w:eastAsia="Times New Roman" w:hAnsi="Times New Roman" w:cs="Times New Roman"/>
          <w:color w:val="24292E"/>
          <w:sz w:val="24"/>
          <w:szCs w:val="24"/>
        </w:rPr>
        <w:t xml:space="preserve">e integrated within </w:t>
      </w:r>
      <w:r w:rsidR="00F06F76">
        <w:rPr>
          <w:rFonts w:ascii="Times New Roman" w:eastAsia="Times New Roman" w:hAnsi="Times New Roman" w:cs="Times New Roman"/>
          <w:color w:val="24292E"/>
          <w:sz w:val="24"/>
          <w:szCs w:val="24"/>
        </w:rPr>
        <w:t>across different life stages.</w:t>
      </w:r>
    </w:p>
    <w:p w14:paraId="17D4DC26" w14:textId="77777777" w:rsidR="00787D34" w:rsidRDefault="00787D34" w:rsidP="00EB1AAD">
      <w:pPr>
        <w:spacing w:after="0" w:line="480" w:lineRule="auto"/>
        <w:jc w:val="both"/>
        <w:rPr>
          <w:rFonts w:ascii="Times New Roman" w:hAnsi="Times New Roman"/>
          <w:sz w:val="24"/>
          <w:szCs w:val="24"/>
        </w:rPr>
      </w:pPr>
    </w:p>
    <w:p w14:paraId="1F696F77" w14:textId="09917EF3" w:rsidR="002E0903" w:rsidRDefault="00851891" w:rsidP="00EB1AAD">
      <w:pPr>
        <w:spacing w:after="0" w:line="480" w:lineRule="auto"/>
        <w:jc w:val="both"/>
        <w:rPr>
          <w:rFonts w:ascii="Times New Roman" w:hAnsi="Times New Roman"/>
          <w:sz w:val="24"/>
          <w:szCs w:val="24"/>
        </w:rPr>
      </w:pPr>
      <w:r>
        <w:rPr>
          <w:rFonts w:ascii="Times New Roman" w:hAnsi="Times New Roman"/>
          <w:sz w:val="24"/>
          <w:szCs w:val="24"/>
        </w:rPr>
        <w:t xml:space="preserve">To established baseline </w:t>
      </w:r>
      <w:r w:rsidRPr="00CF41BD">
        <w:rPr>
          <w:rFonts w:ascii="Times New Roman" w:hAnsi="Times New Roman"/>
          <w:sz w:val="24"/>
          <w:szCs w:val="24"/>
        </w:rPr>
        <w:t>relationship between</w:t>
      </w:r>
      <w:r>
        <w:rPr>
          <w:rFonts w:ascii="Times New Roman" w:hAnsi="Times New Roman"/>
          <w:sz w:val="24"/>
          <w:szCs w:val="24"/>
        </w:rPr>
        <w:t xml:space="preserve"> OA exposure and biological responses (i.e. shell dissolution)</w:t>
      </w:r>
      <w:r w:rsidRPr="009F3BD5">
        <w:rPr>
          <w:rFonts w:ascii="Times New Roman" w:hAnsi="Times New Roman"/>
          <w:sz w:val="24"/>
          <w:szCs w:val="24"/>
        </w:rPr>
        <w:t xml:space="preserve"> of </w:t>
      </w:r>
      <w:r>
        <w:rPr>
          <w:rFonts w:ascii="Times New Roman" w:hAnsi="Times New Roman"/>
          <w:sz w:val="24"/>
          <w:szCs w:val="24"/>
        </w:rPr>
        <w:t xml:space="preserve">pteropods in the </w:t>
      </w:r>
      <w:r w:rsidR="00FA5141">
        <w:rPr>
          <w:rFonts w:ascii="Times New Roman" w:hAnsi="Times New Roman"/>
          <w:sz w:val="24"/>
          <w:szCs w:val="24"/>
        </w:rPr>
        <w:t>Salish Sea</w:t>
      </w:r>
      <w:r>
        <w:rPr>
          <w:rFonts w:ascii="Times New Roman" w:hAnsi="Times New Roman"/>
          <w:sz w:val="24"/>
          <w:szCs w:val="24"/>
        </w:rPr>
        <w:t>, we investigated the linkage between</w:t>
      </w:r>
      <w:r w:rsidR="00BB2EC6">
        <w:rPr>
          <w:rFonts w:ascii="Times New Roman" w:hAnsi="Times New Roman"/>
          <w:sz w:val="24"/>
          <w:szCs w:val="24"/>
        </w:rPr>
        <w:t xml:space="preserve"> chemical conditions </w:t>
      </w:r>
      <w:r>
        <w:rPr>
          <w:rFonts w:ascii="Times New Roman" w:hAnsi="Times New Roman"/>
          <w:sz w:val="24"/>
          <w:szCs w:val="24"/>
        </w:rPr>
        <w:t>and</w:t>
      </w:r>
      <w:r w:rsidR="00BB2EC6">
        <w:rPr>
          <w:rFonts w:ascii="Times New Roman" w:hAnsi="Times New Roman"/>
          <w:sz w:val="24"/>
          <w:szCs w:val="24"/>
        </w:rPr>
        <w:t xml:space="preserve"> biological responses </w:t>
      </w:r>
      <w:r w:rsidR="00BB2EC6" w:rsidRPr="00F700FC">
        <w:rPr>
          <w:rFonts w:ascii="Times New Roman" w:hAnsi="Times New Roman" w:cs="Times New Roman"/>
          <w:sz w:val="24"/>
          <w:szCs w:val="24"/>
        </w:rPr>
        <w:t>by co</w:t>
      </w:r>
      <w:r w:rsidR="00F06F76">
        <w:rPr>
          <w:rFonts w:ascii="Times New Roman" w:hAnsi="Times New Roman" w:cs="Times New Roman"/>
          <w:sz w:val="24"/>
          <w:szCs w:val="24"/>
        </w:rPr>
        <w:t xml:space="preserve">mbining 56 field surveys </w:t>
      </w:r>
      <w:r w:rsidR="00FA5141">
        <w:rPr>
          <w:rFonts w:ascii="Times New Roman" w:hAnsi="Times New Roman" w:cs="Times New Roman"/>
          <w:sz w:val="24"/>
          <w:szCs w:val="24"/>
        </w:rPr>
        <w:t>from</w:t>
      </w:r>
      <w:r w:rsidR="00F06F76">
        <w:rPr>
          <w:rFonts w:ascii="Times New Roman" w:hAnsi="Times New Roman" w:cs="Times New Roman"/>
          <w:sz w:val="24"/>
          <w:szCs w:val="24"/>
        </w:rPr>
        <w:t xml:space="preserve"> 2014 through 2016 across</w:t>
      </w:r>
      <w:r w:rsidR="00BB2EC6" w:rsidRPr="00F700FC">
        <w:rPr>
          <w:rFonts w:ascii="Times New Roman" w:hAnsi="Times New Roman" w:cs="Times New Roman"/>
          <w:sz w:val="24"/>
          <w:szCs w:val="24"/>
        </w:rPr>
        <w:t xml:space="preserve"> 8 spatially different locations</w:t>
      </w:r>
      <w:r w:rsidR="00F06F76">
        <w:rPr>
          <w:rFonts w:ascii="Times New Roman" w:hAnsi="Times New Roman" w:cs="Times New Roman"/>
          <w:sz w:val="24"/>
          <w:szCs w:val="24"/>
        </w:rPr>
        <w:t xml:space="preserve">. </w:t>
      </w:r>
      <w:r>
        <w:rPr>
          <w:rFonts w:ascii="Times New Roman" w:hAnsi="Times New Roman" w:cs="Times New Roman"/>
          <w:sz w:val="24"/>
          <w:szCs w:val="24"/>
        </w:rPr>
        <w:t>We aimed to delineate three following lines of investiga</w:t>
      </w:r>
      <w:r w:rsidR="00BB2EC6">
        <w:rPr>
          <w:rFonts w:ascii="Times New Roman" w:hAnsi="Times New Roman" w:cs="Times New Roman"/>
          <w:sz w:val="24"/>
          <w:szCs w:val="24"/>
        </w:rPr>
        <w:t>tion. First,</w:t>
      </w:r>
      <w:r w:rsidR="00F06F76">
        <w:rPr>
          <w:rFonts w:ascii="Times New Roman" w:hAnsi="Times New Roman" w:cs="Times New Roman"/>
          <w:sz w:val="24"/>
          <w:szCs w:val="24"/>
        </w:rPr>
        <w:t xml:space="preserve"> </w:t>
      </w:r>
      <w:r>
        <w:rPr>
          <w:rFonts w:ascii="Times New Roman" w:hAnsi="Times New Roman" w:cs="Times New Roman"/>
          <w:sz w:val="24"/>
          <w:szCs w:val="24"/>
        </w:rPr>
        <w:t xml:space="preserve">we </w:t>
      </w:r>
      <w:r>
        <w:rPr>
          <w:rFonts w:ascii="Times New Roman" w:hAnsi="Times New Roman"/>
          <w:sz w:val="24"/>
          <w:szCs w:val="24"/>
        </w:rPr>
        <w:t xml:space="preserve">characterized </w:t>
      </w:r>
      <w:r w:rsidR="00787D34">
        <w:rPr>
          <w:rFonts w:ascii="Times New Roman" w:hAnsi="Times New Roman"/>
          <w:sz w:val="24"/>
          <w:szCs w:val="24"/>
        </w:rPr>
        <w:t xml:space="preserve">seasonal and interannual OA exposure </w:t>
      </w:r>
      <w:r w:rsidR="00B52F74">
        <w:rPr>
          <w:rFonts w:ascii="Times New Roman" w:hAnsi="Times New Roman"/>
          <w:sz w:val="24"/>
          <w:szCs w:val="24"/>
        </w:rPr>
        <w:t>to delineate</w:t>
      </w:r>
      <w:r w:rsidR="00F06F76">
        <w:rPr>
          <w:rFonts w:ascii="Times New Roman" w:hAnsi="Times New Roman"/>
          <w:sz w:val="24"/>
          <w:szCs w:val="24"/>
        </w:rPr>
        <w:t xml:space="preserve"> three</w:t>
      </w:r>
      <w:r w:rsidR="00B52F74">
        <w:rPr>
          <w:rFonts w:ascii="Times New Roman" w:hAnsi="Times New Roman"/>
          <w:sz w:val="24"/>
          <w:szCs w:val="24"/>
        </w:rPr>
        <w:t xml:space="preserve"> types of</w:t>
      </w:r>
      <w:r w:rsidR="00F06F76">
        <w:rPr>
          <w:rFonts w:ascii="Times New Roman" w:hAnsi="Times New Roman"/>
          <w:sz w:val="24"/>
          <w:szCs w:val="24"/>
        </w:rPr>
        <w:t xml:space="preserve"> different </w:t>
      </w:r>
      <w:r w:rsidR="00B3086C">
        <w:rPr>
          <w:rFonts w:ascii="Times New Roman" w:hAnsi="Times New Roman"/>
          <w:sz w:val="24"/>
          <w:szCs w:val="24"/>
        </w:rPr>
        <w:t xml:space="preserve">estuarine </w:t>
      </w:r>
      <w:proofErr w:type="spellStart"/>
      <w:r w:rsidR="00B3086C">
        <w:rPr>
          <w:rFonts w:ascii="Times New Roman" w:hAnsi="Times New Roman"/>
          <w:sz w:val="24"/>
          <w:szCs w:val="24"/>
        </w:rPr>
        <w:t>subhabitats</w:t>
      </w:r>
      <w:proofErr w:type="spellEnd"/>
      <w:r w:rsidR="00B3086C">
        <w:rPr>
          <w:rFonts w:ascii="Times New Roman" w:hAnsi="Times New Roman"/>
          <w:sz w:val="24"/>
          <w:szCs w:val="24"/>
        </w:rPr>
        <w:t xml:space="preserve"> inhabited by pteropods</w:t>
      </w:r>
      <w:r w:rsidR="00BB2EC6">
        <w:rPr>
          <w:rFonts w:ascii="Times New Roman" w:hAnsi="Times New Roman"/>
          <w:sz w:val="24"/>
          <w:szCs w:val="24"/>
        </w:rPr>
        <w:t xml:space="preserve">. </w:t>
      </w:r>
      <w:r w:rsidR="00783A1E">
        <w:rPr>
          <w:rFonts w:ascii="Times New Roman" w:hAnsi="Times New Roman" w:cs="Times New Roman"/>
          <w:sz w:val="24"/>
          <w:szCs w:val="24"/>
        </w:rPr>
        <w:t xml:space="preserve">Second, </w:t>
      </w:r>
      <w:r w:rsidR="00BB2EC6" w:rsidRPr="00B02D59">
        <w:rPr>
          <w:rFonts w:ascii="Times New Roman" w:hAnsi="Times New Roman" w:cs="Times New Roman"/>
          <w:sz w:val="24"/>
          <w:szCs w:val="24"/>
        </w:rPr>
        <w:t>pt</w:t>
      </w:r>
      <w:r w:rsidR="00B3086C">
        <w:rPr>
          <w:rFonts w:ascii="Times New Roman" w:hAnsi="Times New Roman" w:cs="Times New Roman"/>
          <w:sz w:val="24"/>
          <w:szCs w:val="24"/>
        </w:rPr>
        <w:t>eropod shell dissolution</w:t>
      </w:r>
      <w:r>
        <w:rPr>
          <w:rFonts w:ascii="Times New Roman" w:hAnsi="Times New Roman" w:cs="Times New Roman"/>
          <w:sz w:val="24"/>
          <w:szCs w:val="24"/>
        </w:rPr>
        <w:t xml:space="preserve"> was linked to </w:t>
      </w:r>
      <w:proofErr w:type="spellStart"/>
      <w:r w:rsidR="00B52F74">
        <w:rPr>
          <w:rFonts w:ascii="Times New Roman" w:hAnsi="Times New Roman" w:cs="Times New Roman"/>
          <w:sz w:val="24"/>
          <w:szCs w:val="24"/>
        </w:rPr>
        <w:t>subhabitat</w:t>
      </w:r>
      <w:proofErr w:type="spellEnd"/>
      <w:r w:rsidR="00B52F74">
        <w:rPr>
          <w:rFonts w:ascii="Times New Roman" w:hAnsi="Times New Roman" w:cs="Times New Roman"/>
          <w:sz w:val="24"/>
          <w:szCs w:val="24"/>
        </w:rPr>
        <w:t xml:space="preserve"> </w:t>
      </w:r>
      <w:r w:rsidR="00783A1E">
        <w:rPr>
          <w:rFonts w:ascii="Times New Roman" w:hAnsi="Times New Roman" w:cs="Times New Roman"/>
          <w:sz w:val="24"/>
          <w:szCs w:val="24"/>
        </w:rPr>
        <w:t xml:space="preserve">OA exposure to determine the </w:t>
      </w:r>
      <w:r w:rsidR="00CD77D3">
        <w:rPr>
          <w:rFonts w:ascii="Times New Roman" w:hAnsi="Times New Roman" w:cs="Times New Roman"/>
          <w:sz w:val="24"/>
          <w:szCs w:val="24"/>
        </w:rPr>
        <w:t>variability across spatial and temporal scales.</w:t>
      </w:r>
      <w:r w:rsidR="00EB1AAD">
        <w:rPr>
          <w:rFonts w:ascii="Times New Roman" w:hAnsi="Times New Roman" w:cs="Times New Roman"/>
          <w:sz w:val="24"/>
          <w:szCs w:val="24"/>
        </w:rPr>
        <w:t xml:space="preserve"> </w:t>
      </w:r>
      <w:r>
        <w:rPr>
          <w:rFonts w:ascii="Times New Roman" w:hAnsi="Times New Roman"/>
          <w:sz w:val="24"/>
          <w:szCs w:val="24"/>
        </w:rPr>
        <w:t xml:space="preserve">Third, biological responses were linked to </w:t>
      </w:r>
      <w:r w:rsidR="00CD77D3">
        <w:rPr>
          <w:rFonts w:ascii="Times New Roman" w:hAnsi="Times New Roman"/>
          <w:sz w:val="24"/>
          <w:szCs w:val="24"/>
        </w:rPr>
        <w:t xml:space="preserve">additional environmental drivers, such as dissolved oxygen (DO) and </w:t>
      </w:r>
      <w:r w:rsidR="00B61B2A">
        <w:rPr>
          <w:rFonts w:ascii="Times New Roman" w:hAnsi="Times New Roman"/>
          <w:sz w:val="24"/>
          <w:szCs w:val="24"/>
        </w:rPr>
        <w:t xml:space="preserve">warming, </w:t>
      </w:r>
      <w:r>
        <w:rPr>
          <w:rFonts w:ascii="Times New Roman" w:hAnsi="Times New Roman"/>
          <w:sz w:val="24"/>
          <w:szCs w:val="24"/>
        </w:rPr>
        <w:t xml:space="preserve">that can </w:t>
      </w:r>
      <w:r w:rsidR="00626EBA">
        <w:rPr>
          <w:rFonts w:ascii="Times New Roman" w:hAnsi="Times New Roman"/>
          <w:sz w:val="24"/>
          <w:szCs w:val="24"/>
        </w:rPr>
        <w:t xml:space="preserve">simultaneously </w:t>
      </w:r>
      <w:r>
        <w:rPr>
          <w:rFonts w:ascii="Times New Roman" w:hAnsi="Times New Roman"/>
          <w:sz w:val="24"/>
          <w:szCs w:val="24"/>
        </w:rPr>
        <w:t>co-</w:t>
      </w:r>
      <w:r w:rsidR="00626EBA">
        <w:rPr>
          <w:rFonts w:ascii="Times New Roman" w:hAnsi="Times New Roman"/>
          <w:sz w:val="24"/>
          <w:szCs w:val="24"/>
        </w:rPr>
        <w:t>occur across the estuarine habitats</w:t>
      </w:r>
      <w:r w:rsidR="00CD77D3">
        <w:rPr>
          <w:rFonts w:ascii="Times New Roman" w:hAnsi="Times New Roman"/>
          <w:sz w:val="24"/>
          <w:szCs w:val="24"/>
        </w:rPr>
        <w:t xml:space="preserve"> and act interactively on biological responses</w:t>
      </w:r>
      <w:r w:rsidR="0045378B">
        <w:rPr>
          <w:rFonts w:ascii="Times New Roman" w:hAnsi="Times New Roman"/>
          <w:sz w:val="24"/>
          <w:szCs w:val="24"/>
        </w:rPr>
        <w:t>.</w:t>
      </w:r>
      <w:r>
        <w:rPr>
          <w:rFonts w:ascii="Times New Roman" w:hAnsi="Times New Roman"/>
          <w:sz w:val="24"/>
          <w:szCs w:val="24"/>
        </w:rPr>
        <w:t xml:space="preserve"> The ultimate aim of th</w:t>
      </w:r>
      <w:r w:rsidR="00CD77D3">
        <w:rPr>
          <w:rFonts w:ascii="Times New Roman" w:hAnsi="Times New Roman"/>
          <w:sz w:val="24"/>
          <w:szCs w:val="24"/>
        </w:rPr>
        <w:t>is</w:t>
      </w:r>
      <w:r w:rsidR="000620EF">
        <w:rPr>
          <w:rFonts w:ascii="Times New Roman" w:hAnsi="Times New Roman"/>
          <w:sz w:val="24"/>
          <w:szCs w:val="24"/>
        </w:rPr>
        <w:t xml:space="preserve"> </w:t>
      </w:r>
      <w:r>
        <w:rPr>
          <w:rFonts w:ascii="Times New Roman" w:hAnsi="Times New Roman"/>
          <w:sz w:val="24"/>
          <w:szCs w:val="24"/>
        </w:rPr>
        <w:t xml:space="preserve">study lays the foundation towards providing an assessment of the </w:t>
      </w:r>
      <w:r w:rsidR="009F3BD5" w:rsidRPr="009F3BD5">
        <w:rPr>
          <w:rFonts w:ascii="Times New Roman" w:hAnsi="Times New Roman"/>
          <w:sz w:val="24"/>
          <w:szCs w:val="24"/>
        </w:rPr>
        <w:t xml:space="preserve">ecological integrity of the </w:t>
      </w:r>
      <w:r w:rsidR="00D23496">
        <w:rPr>
          <w:rFonts w:ascii="Times New Roman" w:hAnsi="Times New Roman"/>
          <w:sz w:val="24"/>
          <w:szCs w:val="24"/>
        </w:rPr>
        <w:t>Salish Sea</w:t>
      </w:r>
      <w:r>
        <w:rPr>
          <w:rFonts w:ascii="Times New Roman" w:hAnsi="Times New Roman"/>
          <w:sz w:val="24"/>
          <w:szCs w:val="24"/>
        </w:rPr>
        <w:t xml:space="preserve"> community under intensified</w:t>
      </w:r>
      <w:r w:rsidR="009F3BD5" w:rsidRPr="009F3BD5">
        <w:rPr>
          <w:rFonts w:ascii="Times New Roman" w:hAnsi="Times New Roman"/>
          <w:sz w:val="24"/>
          <w:szCs w:val="24"/>
        </w:rPr>
        <w:t xml:space="preserve"> OA conditions. </w:t>
      </w:r>
    </w:p>
    <w:p w14:paraId="55A18976" w14:textId="77777777" w:rsidR="00EB1AAD" w:rsidRPr="00EB1AAD" w:rsidRDefault="00EB1AAD" w:rsidP="00EB1AAD">
      <w:pPr>
        <w:spacing w:after="0" w:line="480" w:lineRule="auto"/>
        <w:jc w:val="both"/>
        <w:rPr>
          <w:rFonts w:ascii="Times New Roman" w:hAnsi="Times New Roman"/>
          <w:sz w:val="24"/>
          <w:szCs w:val="24"/>
        </w:rPr>
      </w:pPr>
    </w:p>
    <w:p w14:paraId="3FD888BF" w14:textId="71E954DC" w:rsidR="00851891" w:rsidRDefault="00851891" w:rsidP="00EB1AAD">
      <w:pPr>
        <w:spacing w:after="0" w:line="240" w:lineRule="auto"/>
        <w:jc w:val="both"/>
        <w:rPr>
          <w:rFonts w:ascii="Times New Roman" w:hAnsi="Times New Roman"/>
          <w:b/>
          <w:sz w:val="24"/>
          <w:szCs w:val="24"/>
        </w:rPr>
      </w:pPr>
      <w:r w:rsidRPr="00851891">
        <w:rPr>
          <w:rFonts w:ascii="Times New Roman" w:hAnsi="Times New Roman"/>
          <w:b/>
          <w:sz w:val="36"/>
          <w:szCs w:val="36"/>
        </w:rPr>
        <w:t xml:space="preserve">Methods </w:t>
      </w:r>
    </w:p>
    <w:p w14:paraId="7102E63E" w14:textId="77777777" w:rsidR="00851891" w:rsidRDefault="00851891" w:rsidP="00EB1AAD">
      <w:pPr>
        <w:pStyle w:val="Heading1"/>
        <w:jc w:val="both"/>
      </w:pPr>
      <w:bookmarkStart w:id="0" w:name="observed-data"/>
      <w:r>
        <w:t>Observed data</w:t>
      </w:r>
      <w:bookmarkEnd w:id="0"/>
    </w:p>
    <w:p w14:paraId="1747D715" w14:textId="6D9C5CAF" w:rsidR="00851891" w:rsidRPr="00EB1AAD" w:rsidRDefault="00851891" w:rsidP="00EB1AAD">
      <w:pPr>
        <w:pStyle w:val="FirstParagraph"/>
        <w:spacing w:line="480" w:lineRule="auto"/>
        <w:jc w:val="both"/>
        <w:rPr>
          <w:color w:val="000000" w:themeColor="text1"/>
        </w:rPr>
      </w:pPr>
      <w:r>
        <w:t xml:space="preserve">Biological and chemical conditions were sampled at seven sites in the </w:t>
      </w:r>
      <w:r w:rsidR="00D23496">
        <w:t>Salish Sea</w:t>
      </w:r>
      <w:r>
        <w:t xml:space="preserve"> over three years with three sample events per year (April, July, and October, n = 56</w:t>
      </w:r>
      <w:r w:rsidR="00675F08">
        <w:t>, Figure 1</w:t>
      </w:r>
      <w:ins w:id="1" w:author="Marcus Beck" w:date="2019-03-25T18:47:00Z">
        <w:r w:rsidR="0090761A">
          <w:t>, Table 1</w:t>
        </w:r>
      </w:ins>
      <w:r>
        <w:t xml:space="preserve">). Biological samples included </w:t>
      </w:r>
      <w:r w:rsidR="00C368DC">
        <w:t>CTD data about physical-chemical conditions and biological (pteropod) samples.</w:t>
      </w:r>
      <w:r>
        <w:t xml:space="preserve"> </w:t>
      </w:r>
      <w:r w:rsidR="00624C07">
        <w:t xml:space="preserve">Physical and </w:t>
      </w:r>
      <w:r>
        <w:t>Chemical conditions were sampled with CTD</w:t>
      </w:r>
      <w:r w:rsidR="00624C07">
        <w:t>/Rosette/</w:t>
      </w:r>
      <w:proofErr w:type="spellStart"/>
      <w:r w:rsidR="00624C07">
        <w:t>Niskin</w:t>
      </w:r>
      <w:proofErr w:type="spellEnd"/>
      <w:r>
        <w:t xml:space="preserve"> profiles from the surface to the maximum depth at each station. For each cast, chemical parameters were </w:t>
      </w:r>
      <w:r w:rsidRPr="00EB1AAD">
        <w:rPr>
          <w:color w:val="000000" w:themeColor="text1"/>
        </w:rPr>
        <w:lastRenderedPageBreak/>
        <w:t xml:space="preserve">measured in situ or estimated in the laboratory from </w:t>
      </w:r>
      <w:proofErr w:type="spellStart"/>
      <w:r w:rsidRPr="00EB1AAD">
        <w:rPr>
          <w:color w:val="000000" w:themeColor="text1"/>
        </w:rPr>
        <w:t>Niskin</w:t>
      </w:r>
      <w:proofErr w:type="spellEnd"/>
      <w:r w:rsidRPr="00EB1AAD">
        <w:rPr>
          <w:color w:val="000000" w:themeColor="text1"/>
        </w:rPr>
        <w:t xml:space="preserve"> samples collected at each depth. </w:t>
      </w:r>
      <w:r w:rsidR="00624C07" w:rsidRPr="00EB1AAD">
        <w:rPr>
          <w:color w:val="000000" w:themeColor="text1"/>
        </w:rPr>
        <w:t>Physical and c</w:t>
      </w:r>
      <w:r w:rsidRPr="00EB1AAD">
        <w:rPr>
          <w:color w:val="000000" w:themeColor="text1"/>
        </w:rPr>
        <w:t>hemical data included water temperature (</w:t>
      </w:r>
      <w:r w:rsidR="00B61B2A" w:rsidRPr="00B61B2A">
        <w:rPr>
          <w:rFonts w:ascii="Arial" w:hAnsi="Arial" w:cs="Arial"/>
          <w:color w:val="000000" w:themeColor="text1"/>
          <w:vertAlign w:val="superscript"/>
        </w:rPr>
        <w:t>◦</w:t>
      </w:r>
      <w:r w:rsidRPr="00EB1AAD">
        <w:rPr>
          <w:color w:val="000000" w:themeColor="text1"/>
        </w:rPr>
        <w:t>C), dissolved oxygen (</w:t>
      </w:r>
      <m:oMath>
        <m:r>
          <w:rPr>
            <w:rFonts w:ascii="Cambria Math" w:hAnsi="Cambria Math"/>
            <w:color w:val="000000" w:themeColor="text1"/>
          </w:rPr>
          <m:t>μmolk</m:t>
        </m:r>
        <m:sSup>
          <m:sSupPr>
            <m:ctrlPr>
              <w:rPr>
                <w:rFonts w:ascii="Cambria Math" w:hAnsi="Cambria Math"/>
                <w:color w:val="000000" w:themeColor="text1"/>
              </w:rPr>
            </m:ctrlPr>
          </m:sSupPr>
          <m:e>
            <m:r>
              <w:rPr>
                <w:rFonts w:ascii="Cambria Math" w:hAnsi="Cambria Math"/>
                <w:color w:val="000000" w:themeColor="text1"/>
              </w:rPr>
              <m:t>g</m:t>
            </m:r>
          </m:e>
          <m:sup>
            <m:r>
              <w:rPr>
                <w:rFonts w:ascii="Cambria Math" w:hAnsi="Cambria Math"/>
                <w:color w:val="000000" w:themeColor="text1"/>
              </w:rPr>
              <m:t>-1</m:t>
            </m:r>
          </m:sup>
        </m:sSup>
      </m:oMath>
      <w:r w:rsidRPr="00EB1AAD">
        <w:rPr>
          <w:color w:val="000000" w:themeColor="text1"/>
        </w:rPr>
        <w:t xml:space="preserve">), </w:t>
      </w:r>
      <w:r w:rsidR="002E0903" w:rsidRPr="00EB1AAD">
        <w:rPr>
          <w:color w:val="000000" w:themeColor="text1"/>
        </w:rPr>
        <w:t>dissolved inorganic carbon (DIC) and total alkalinity (TA) form which the other carbonate chemistry parameters were calculated (</w:t>
      </w:r>
      <w:r w:rsidRPr="00EB1AAD">
        <w:rPr>
          <w:rFonts w:cs="Times New Roman (Body CS)"/>
          <w:i/>
          <w:color w:val="000000" w:themeColor="text1"/>
        </w:rPr>
        <w:t>p</w:t>
      </w:r>
      <w:r w:rsidRPr="00EB1AAD">
        <w:rPr>
          <w:color w:val="000000" w:themeColor="text1"/>
        </w:rPr>
        <w:t>CO</w:t>
      </w:r>
      <w:r w:rsidR="002E0903" w:rsidRPr="00EB1AAD">
        <w:rPr>
          <w:color w:val="000000" w:themeColor="text1"/>
          <w:vertAlign w:val="subscript"/>
        </w:rPr>
        <w:t>2</w:t>
      </w:r>
      <m:oMath>
        <m:sSup>
          <m:sSupPr>
            <m:ctrlPr>
              <w:rPr>
                <w:rFonts w:ascii="Cambria Math" w:hAnsi="Cambria Math"/>
                <w:strike/>
                <w:color w:val="000000" w:themeColor="text1"/>
              </w:rPr>
            </m:ctrlPr>
          </m:sSupPr>
          <m:e>
            <m:r>
              <w:rPr>
                <w:rFonts w:ascii="Cambria Math" w:hAnsi="Cambria Math"/>
                <w:strike/>
                <w:color w:val="000000" w:themeColor="text1"/>
              </w:rPr>
              <m:t>​</m:t>
            </m:r>
          </m:e>
          <m:sup>
            <m:r>
              <w:rPr>
                <w:rFonts w:ascii="Cambria Math" w:hAnsi="Cambria Math"/>
                <w:strike/>
                <w:color w:val="000000" w:themeColor="text1"/>
              </w:rPr>
              <m:t>2</m:t>
            </m:r>
          </m:sup>
        </m:sSup>
      </m:oMath>
      <w:r w:rsidRPr="00EB1AAD">
        <w:rPr>
          <w:color w:val="000000" w:themeColor="text1"/>
        </w:rPr>
        <w:t xml:space="preserve"> (</w:t>
      </w:r>
      <m:oMath>
        <m:r>
          <w:rPr>
            <w:rFonts w:ascii="Cambria Math" w:hAnsi="Cambria Math"/>
            <w:color w:val="000000" w:themeColor="text1"/>
          </w:rPr>
          <m:t>μatm</m:t>
        </m:r>
      </m:oMath>
      <w:r w:rsidRPr="00EB1AAD">
        <w:rPr>
          <w:color w:val="000000" w:themeColor="text1"/>
        </w:rPr>
        <w:t>), CO</w:t>
      </w:r>
      <m:oMath>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3</m:t>
            </m:r>
          </m:sub>
          <m:sup>
            <m:r>
              <w:rPr>
                <w:rFonts w:ascii="Cambria Math" w:hAnsi="Cambria Math"/>
                <w:color w:val="000000" w:themeColor="text1"/>
              </w:rPr>
              <m:t>2-</m:t>
            </m:r>
          </m:sup>
        </m:sSubSup>
      </m:oMath>
      <w:r w:rsidRPr="00EB1AAD">
        <w:rPr>
          <w:color w:val="000000" w:themeColor="text1"/>
        </w:rPr>
        <w:t xml:space="preserve"> (</w:t>
      </w:r>
      <m:oMath>
        <m:r>
          <w:rPr>
            <w:rFonts w:ascii="Cambria Math" w:hAnsi="Cambria Math"/>
            <w:color w:val="000000" w:themeColor="text1"/>
          </w:rPr>
          <m:t>μmolk</m:t>
        </m:r>
        <m:sSup>
          <m:sSupPr>
            <m:ctrlPr>
              <w:rPr>
                <w:rFonts w:ascii="Cambria Math" w:hAnsi="Cambria Math"/>
                <w:color w:val="000000" w:themeColor="text1"/>
              </w:rPr>
            </m:ctrlPr>
          </m:sSupPr>
          <m:e>
            <m:r>
              <w:rPr>
                <w:rFonts w:ascii="Cambria Math" w:hAnsi="Cambria Math"/>
                <w:color w:val="000000" w:themeColor="text1"/>
              </w:rPr>
              <m:t>g</m:t>
            </m:r>
          </m:e>
          <m:sup>
            <m:r>
              <w:rPr>
                <w:rFonts w:ascii="Cambria Math" w:hAnsi="Cambria Math"/>
                <w:color w:val="000000" w:themeColor="text1"/>
              </w:rPr>
              <m:t>-1</m:t>
            </m:r>
          </m:sup>
        </m:sSup>
      </m:oMath>
      <w:r w:rsidRPr="00EB1AAD">
        <w:rPr>
          <w:color w:val="000000" w:themeColor="text1"/>
        </w:rPr>
        <w:t>), pH, salinity (psu), and aragonite saturation state (</w:t>
      </w:r>
      <m:oMath>
        <m:r>
          <m:rPr>
            <m:sty m:val="p"/>
          </m:rPr>
          <w:rPr>
            <w:rFonts w:ascii="Cambria Math" w:hAnsi="Cambria Math"/>
            <w:color w:val="000000" w:themeColor="text1"/>
          </w:rPr>
          <m:t>Ω</m:t>
        </m:r>
        <m:r>
          <m:rPr>
            <m:sty m:val="p"/>
          </m:rPr>
          <w:rPr>
            <w:rFonts w:ascii="Cambria Math" w:hAnsi="Cambria Math" w:cs="Times New Roman (Body CS)"/>
            <w:color w:val="000000" w:themeColor="text1"/>
          </w:rPr>
          <m:t>ar</m:t>
        </m:r>
      </m:oMath>
      <w:r w:rsidRPr="00EB1AAD">
        <w:rPr>
          <w:color w:val="000000" w:themeColor="text1"/>
        </w:rPr>
        <w:t>). For each cast, water chemistry variables were summarized to describe the minimum, average, maximum, and standard deviation of values across the depth profile</w:t>
      </w:r>
      <w:r w:rsidR="002E0903" w:rsidRPr="00EB1AAD">
        <w:rPr>
          <w:color w:val="000000" w:themeColor="text1"/>
        </w:rPr>
        <w:t xml:space="preserve"> (Alin et al., 2017)</w:t>
      </w:r>
      <w:r w:rsidR="0045378B" w:rsidRPr="00EB1AAD">
        <w:rPr>
          <w:color w:val="000000" w:themeColor="text1"/>
        </w:rPr>
        <w:t xml:space="preserve">. </w:t>
      </w:r>
      <w:r w:rsidRPr="00EB1AAD">
        <w:rPr>
          <w:color w:val="000000" w:themeColor="text1"/>
        </w:rPr>
        <w:t>These estimates were used to describe the range of conditions that pteropods may be exposed to in the water column at each station.</w:t>
      </w:r>
    </w:p>
    <w:p w14:paraId="3A12EC2A" w14:textId="77777777" w:rsidR="008A3D43" w:rsidRDefault="008A3D43" w:rsidP="00EB1AAD">
      <w:pPr>
        <w:pStyle w:val="BodyText"/>
        <w:spacing w:line="480" w:lineRule="auto"/>
        <w:jc w:val="both"/>
      </w:pPr>
    </w:p>
    <w:p w14:paraId="02FACF31" w14:textId="77777777" w:rsidR="008A3D43" w:rsidRDefault="008A3D43" w:rsidP="00EB1AAD">
      <w:pPr>
        <w:spacing w:after="0" w:line="480" w:lineRule="auto"/>
        <w:jc w:val="both"/>
        <w:rPr>
          <w:rFonts w:ascii="Times New Roman" w:hAnsi="Times New Roman"/>
          <w:b/>
          <w:sz w:val="32"/>
          <w:szCs w:val="32"/>
        </w:rPr>
      </w:pPr>
      <w:r>
        <w:rPr>
          <w:rFonts w:ascii="Times New Roman" w:hAnsi="Times New Roman"/>
          <w:b/>
          <w:sz w:val="32"/>
          <w:szCs w:val="32"/>
        </w:rPr>
        <w:t xml:space="preserve">Shell preparation and dissolution assessment </w:t>
      </w:r>
    </w:p>
    <w:p w14:paraId="044B5FB6" w14:textId="78B0C054" w:rsidR="008A3D43" w:rsidRPr="008A3D43" w:rsidRDefault="008A3D43" w:rsidP="00EB1AAD">
      <w:pPr>
        <w:spacing w:after="0" w:line="480" w:lineRule="auto"/>
        <w:jc w:val="both"/>
        <w:rPr>
          <w:rFonts w:ascii="Times New Roman" w:eastAsia="Times New Roman" w:hAnsi="Times New Roman" w:cs="Times New Roman"/>
          <w:color w:val="000000"/>
          <w:sz w:val="24"/>
          <w:szCs w:val="24"/>
        </w:rPr>
      </w:pPr>
      <w:r w:rsidRPr="008A3D43">
        <w:rPr>
          <w:rFonts w:ascii="Times New Roman" w:eastAsia="Times New Roman" w:hAnsi="Times New Roman" w:cs="Times New Roman"/>
          <w:color w:val="000000"/>
          <w:sz w:val="24"/>
          <w:szCs w:val="24"/>
        </w:rPr>
        <w:t xml:space="preserve">10-20 pteropods were subsampled from the sample and prepared for SEM observations following </w:t>
      </w:r>
      <w:proofErr w:type="spellStart"/>
      <w:r w:rsidRPr="008A3D43">
        <w:rPr>
          <w:rFonts w:ascii="Times New Roman" w:eastAsia="Times New Roman" w:hAnsi="Times New Roman" w:cs="Times New Roman"/>
          <w:color w:val="000000"/>
          <w:sz w:val="24"/>
          <w:szCs w:val="24"/>
        </w:rPr>
        <w:t>Bednar</w:t>
      </w:r>
      <w:r>
        <w:rPr>
          <w:rFonts w:ascii="Times New Roman" w:eastAsia="Times New Roman" w:hAnsi="Times New Roman" w:cs="Times New Roman"/>
          <w:color w:val="000000"/>
          <w:sz w:val="24"/>
          <w:szCs w:val="24"/>
        </w:rPr>
        <w:t>š</w:t>
      </w:r>
      <w:r w:rsidRPr="008A3D43">
        <w:rPr>
          <w:rFonts w:ascii="Times New Roman" w:eastAsia="Times New Roman" w:hAnsi="Times New Roman" w:cs="Times New Roman"/>
          <w:color w:val="000000"/>
          <w:sz w:val="24"/>
          <w:szCs w:val="24"/>
        </w:rPr>
        <w:t>ek</w:t>
      </w:r>
      <w:proofErr w:type="spellEnd"/>
      <w:r w:rsidRPr="008A3D43">
        <w:rPr>
          <w:rFonts w:ascii="Times New Roman" w:eastAsia="Times New Roman" w:hAnsi="Times New Roman" w:cs="Times New Roman"/>
          <w:color w:val="000000"/>
          <w:sz w:val="24"/>
          <w:szCs w:val="24"/>
        </w:rPr>
        <w:t xml:space="preserve"> et al. (2016) protocol. In short, pteropods were in gradual steps transferred from 100% to 70% and 50% ethanol, rinsed </w:t>
      </w:r>
      <w:r>
        <w:rPr>
          <w:rFonts w:ascii="Times New Roman" w:eastAsia="Times New Roman" w:hAnsi="Times New Roman" w:cs="Times New Roman"/>
          <w:color w:val="000000"/>
          <w:sz w:val="24"/>
          <w:szCs w:val="24"/>
        </w:rPr>
        <w:t>thoroughly</w:t>
      </w:r>
      <w:r w:rsidRPr="008A3D43">
        <w:rPr>
          <w:rFonts w:ascii="Times New Roman" w:eastAsia="Times New Roman" w:hAnsi="Times New Roman" w:cs="Times New Roman"/>
          <w:color w:val="000000"/>
          <w:sz w:val="24"/>
          <w:szCs w:val="24"/>
        </w:rPr>
        <w:t xml:space="preserve"> with DI water and exposed to hydrogen (or sodium </w:t>
      </w:r>
      <w:proofErr w:type="spellStart"/>
      <w:r w:rsidRPr="008A3D43">
        <w:rPr>
          <w:rFonts w:ascii="Times New Roman" w:eastAsia="Times New Roman" w:hAnsi="Times New Roman" w:cs="Times New Roman"/>
          <w:color w:val="000000"/>
          <w:sz w:val="24"/>
          <w:szCs w:val="24"/>
        </w:rPr>
        <w:t>hypochorite</w:t>
      </w:r>
      <w:proofErr w:type="spellEnd"/>
      <w:r w:rsidRPr="008A3D43">
        <w:rPr>
          <w:rFonts w:ascii="Times New Roman" w:eastAsia="Times New Roman" w:hAnsi="Times New Roman" w:cs="Times New Roman"/>
          <w:color w:val="000000"/>
          <w:sz w:val="24"/>
          <w:szCs w:val="24"/>
        </w:rPr>
        <w:t xml:space="preserve">) for 5 minutes, and rinsed with DI water 2-3 times to </w:t>
      </w:r>
      <w:r w:rsidR="002E0903">
        <w:rPr>
          <w:rFonts w:ascii="Times New Roman" w:eastAsia="Times New Roman" w:hAnsi="Times New Roman" w:cs="Times New Roman"/>
          <w:color w:val="000000"/>
          <w:sz w:val="24"/>
          <w:szCs w:val="24"/>
        </w:rPr>
        <w:t xml:space="preserve">clean the shell surface. </w:t>
      </w:r>
      <w:r w:rsidRPr="008A3D43">
        <w:rPr>
          <w:rFonts w:ascii="Times New Roman" w:eastAsia="Times New Roman" w:hAnsi="Times New Roman" w:cs="Times New Roman"/>
          <w:color w:val="000000"/>
          <w:sz w:val="24"/>
          <w:szCs w:val="24"/>
        </w:rPr>
        <w:t>To remove the organic layer, 1% KOH solution was used for 2 hours followed by a rinse and dried the samples overnight for 12 hours. Mounted samples were coasted with a combination of Au-Pd for 120 seconds at 35 am before being examined under SEM.</w:t>
      </w:r>
      <w:r w:rsidR="0045378B">
        <w:rPr>
          <w:rFonts w:ascii="Times New Roman" w:eastAsia="Times New Roman" w:hAnsi="Times New Roman" w:cs="Times New Roman"/>
          <w:color w:val="000000"/>
          <w:sz w:val="24"/>
          <w:szCs w:val="24"/>
        </w:rPr>
        <w:t xml:space="preserve"> </w:t>
      </w:r>
      <w:r w:rsidRPr="008A3D43">
        <w:rPr>
          <w:rFonts w:ascii="Times New Roman" w:eastAsia="Times New Roman" w:hAnsi="Times New Roman" w:cs="Times New Roman"/>
          <w:color w:val="000000"/>
          <w:sz w:val="24"/>
          <w:szCs w:val="24"/>
        </w:rPr>
        <w:t xml:space="preserve">For shell dissolution assessment, we followed </w:t>
      </w:r>
      <w:proofErr w:type="spellStart"/>
      <w:r w:rsidRPr="008A3D43">
        <w:rPr>
          <w:rFonts w:ascii="Times New Roman" w:eastAsia="Times New Roman" w:hAnsi="Times New Roman" w:cs="Times New Roman"/>
          <w:color w:val="000000"/>
          <w:sz w:val="24"/>
          <w:szCs w:val="24"/>
        </w:rPr>
        <w:t>Bednar</w:t>
      </w:r>
      <w:r>
        <w:rPr>
          <w:rFonts w:ascii="Times New Roman" w:eastAsia="Times New Roman" w:hAnsi="Times New Roman" w:cs="Times New Roman"/>
          <w:color w:val="000000"/>
          <w:sz w:val="24"/>
          <w:szCs w:val="24"/>
        </w:rPr>
        <w:t>š</w:t>
      </w:r>
      <w:r w:rsidRPr="008A3D43">
        <w:rPr>
          <w:rFonts w:ascii="Times New Roman" w:eastAsia="Times New Roman" w:hAnsi="Times New Roman" w:cs="Times New Roman"/>
          <w:color w:val="000000"/>
          <w:sz w:val="24"/>
          <w:szCs w:val="24"/>
        </w:rPr>
        <w:t>ek</w:t>
      </w:r>
      <w:proofErr w:type="spellEnd"/>
      <w:r w:rsidRPr="008A3D43">
        <w:rPr>
          <w:rFonts w:ascii="Times New Roman" w:eastAsia="Times New Roman" w:hAnsi="Times New Roman" w:cs="Times New Roman"/>
          <w:color w:val="000000"/>
          <w:sz w:val="24"/>
          <w:szCs w:val="24"/>
        </w:rPr>
        <w:t xml:space="preserve"> et al., (2014, 2016) procedure, counting the organisms with Type I, II and III dissolution, with final unit assessment in # </w:t>
      </w:r>
      <w:proofErr w:type="spellStart"/>
      <w:r w:rsidRPr="008A3D43">
        <w:rPr>
          <w:rFonts w:ascii="Times New Roman" w:eastAsia="Times New Roman" w:hAnsi="Times New Roman" w:cs="Times New Roman"/>
          <w:color w:val="000000"/>
          <w:sz w:val="24"/>
          <w:szCs w:val="24"/>
        </w:rPr>
        <w:t>ind</w:t>
      </w:r>
      <w:proofErr w:type="spellEnd"/>
      <w:r w:rsidRPr="008A3D43">
        <w:rPr>
          <w:rFonts w:ascii="Times New Roman" w:eastAsia="Times New Roman" w:hAnsi="Times New Roman" w:cs="Times New Roman"/>
          <w:color w:val="000000"/>
          <w:sz w:val="24"/>
          <w:szCs w:val="24"/>
        </w:rPr>
        <w:t xml:space="preserve"> with Type I, II, III. For the analyses, we have only used Type III results. </w:t>
      </w:r>
    </w:p>
    <w:p w14:paraId="5AA36A16" w14:textId="77777777" w:rsidR="00851891" w:rsidRDefault="00851891" w:rsidP="00EB1AAD">
      <w:pPr>
        <w:pStyle w:val="Heading1"/>
        <w:spacing w:line="480" w:lineRule="auto"/>
        <w:jc w:val="both"/>
      </w:pPr>
      <w:bookmarkStart w:id="2" w:name="Xdd1097879c2072628ba52e39ad3a24fc79f5c16"/>
      <w:r>
        <w:lastRenderedPageBreak/>
        <w:t>Site groupings based on environmental conditions</w:t>
      </w:r>
      <w:bookmarkEnd w:id="2"/>
    </w:p>
    <w:p w14:paraId="4A29A4D5" w14:textId="0E84F2E6" w:rsidR="00851891" w:rsidRDefault="00851891" w:rsidP="00EB1AAD">
      <w:pPr>
        <w:pStyle w:val="FirstParagraph"/>
        <w:spacing w:line="480" w:lineRule="auto"/>
        <w:jc w:val="both"/>
      </w:pPr>
      <w:r>
        <w:t xml:space="preserve">Environmental data at the monitoring sites were evaluated to identify similarities among chemical conditions between sites related to spatial, seasonal, and annual differences that could explain variation in pteropod response measures. Salinity, temperature, oxygen, and aragonite saturation state observations were evaluated to describe variation among sites related to oceanic influences and dominant acidification gradients. Sites were clustered using the average chemical values for each site across years for the same month to identify dominant seasonal patterns. Hierarchical clustering based on the unweighted pair group method and </w:t>
      </w:r>
      <w:r w:rsidR="003C1A1B">
        <w:t>E</w:t>
      </w:r>
      <w:r>
        <w:t xml:space="preserve">uclidean dissimilarity measures of standardized variables was used to identify groupings between sites (Hartigan 1975, Oksanen et al. 2018). This </w:t>
      </w:r>
      <w:r w:rsidR="00BF20C4">
        <w:t xml:space="preserve">procedure </w:t>
      </w:r>
      <w:r>
        <w:t>produced a dendrogram across the three sample years for each month that was used to identify dominant groupings of sites. Principal components analysis was also used to similarly identify dominant environmental gradients in salinity, pH, temperature, and aragonite saturat</w:t>
      </w:r>
      <w:r w:rsidR="00BF20C4">
        <w:t>ion</w:t>
      </w:r>
      <w:r>
        <w:t xml:space="preserve"> state across the stations and sample period (Venable and Ripley 2002).</w:t>
      </w:r>
    </w:p>
    <w:p w14:paraId="3AA56D39" w14:textId="77777777" w:rsidR="00851891" w:rsidRDefault="00851891" w:rsidP="00EB1AAD">
      <w:pPr>
        <w:pStyle w:val="Heading1"/>
        <w:spacing w:line="480" w:lineRule="auto"/>
        <w:jc w:val="both"/>
      </w:pPr>
      <w:bookmarkStart w:id="3" w:name="X321980c372573809d9b9c8c411ca9640655c794"/>
      <w:r>
        <w:t>Comparisons of pteropod response measures with enviro</w:t>
      </w:r>
      <w:r w:rsidR="003C1A1B">
        <w:t>n</w:t>
      </w:r>
      <w:r>
        <w:t>mental conditions</w:t>
      </w:r>
      <w:bookmarkEnd w:id="3"/>
    </w:p>
    <w:p w14:paraId="775C087C" w14:textId="1725BF81" w:rsidR="00851891" w:rsidRDefault="00851891" w:rsidP="00EB1AAD">
      <w:pPr>
        <w:pStyle w:val="FirstParagraph"/>
        <w:spacing w:line="480" w:lineRule="auto"/>
        <w:jc w:val="both"/>
      </w:pPr>
      <w:r>
        <w:t xml:space="preserve">Pteropod dissolution </w:t>
      </w:r>
      <w:r w:rsidR="00BF20C4">
        <w:t xml:space="preserve">was </w:t>
      </w:r>
      <w:r>
        <w:t xml:space="preserve">compared with environmental data at each site to evaluate associations that could explain differences among the spatial groupings identified through clustering. Because the collected data represented time series of biological and chemical observations, a primary goal of the analysis was to evaluate changes in pteropod response to environmental conditions as a function of the frequency and magnitude of exposure duration to dominant environmental </w:t>
      </w:r>
      <w:r w:rsidR="00BF20C4">
        <w:t xml:space="preserve">conditions </w:t>
      </w:r>
      <w:r>
        <w:t xml:space="preserve">across the sites. For each time series at each site, a variable was defined that described </w:t>
      </w:r>
      <w:r>
        <w:lastRenderedPageBreak/>
        <w:t>the “cohort-year” to quantify an approximate annual time period from the end of spring spawning to just prior to spring spawning the following year. For example, July 2015, September 2015, and April 2016 were assigned a cohort-year of 2015 to track individuals that hatched in spring 2015 and matured to adults by spring 2016. This variable provided a basis of comparison for exposure of pteropod cohorts throughout their life cycle to seasonal environmental gradients and minimized the comparison of exposure effects across different cohorts. Although secondary spawning events can occur in the Fall, preliminary analyses indicated that cohort years based on spring spawning events had more consistent and interpretable associations with environmental conditions.</w:t>
      </w:r>
    </w:p>
    <w:p w14:paraId="20BE62A7" w14:textId="51388158" w:rsidR="00851891" w:rsidRDefault="00851891" w:rsidP="00EB1AAD">
      <w:pPr>
        <w:pStyle w:val="BodyText"/>
        <w:spacing w:line="480" w:lineRule="auto"/>
        <w:jc w:val="both"/>
      </w:pPr>
      <w:r>
        <w:t xml:space="preserve">For each cohort-year, </w:t>
      </w:r>
      <w:r w:rsidR="00BF20C4">
        <w:t>the pteropod extent of dissolution</w:t>
      </w:r>
      <w:r>
        <w:t xml:space="preserve"> w</w:t>
      </w:r>
      <w:r w:rsidR="00BF20C4">
        <w:t>as</w:t>
      </w:r>
      <w:r>
        <w:t xml:space="preserve"> compared to environmental conditions using the summarized data from the CTD sensor profiles. Comparisons were made based on visual assessments of trends at each site and from linear regression analyses to quantify </w:t>
      </w:r>
      <w:r w:rsidR="008A3D43">
        <w:t>associations</w:t>
      </w:r>
      <w:r>
        <w:t xml:space="preserve"> between dissolution </w:t>
      </w:r>
      <w:r w:rsidR="000620EF">
        <w:t>extent</w:t>
      </w:r>
      <w:r>
        <w:t xml:space="preserve"> and </w:t>
      </w:r>
      <w:r w:rsidR="008A3D43">
        <w:t>environmental</w:t>
      </w:r>
      <w:r>
        <w:t xml:space="preserve"> data. Analyses were conducted using combined observations for all sites, as well as separate analyses using observations grouped by month (e.g., April observations across all cohort-years) or by year (e.g</w:t>
      </w:r>
      <w:r w:rsidR="003C1A1B">
        <w:t>.</w:t>
      </w:r>
      <w:r>
        <w:t>, 2015 cohort-year observations across months) to characterize potential seasonal or annual differences. Simple bivariate comparisons were evaluated with linear models (e.g., dissolution vs. saturation state), followed by a comparison of co-occur</w:t>
      </w:r>
      <w:r w:rsidR="003C1A1B">
        <w:t>r</w:t>
      </w:r>
      <w:r>
        <w:t xml:space="preserve">ing stressors on pteropod response measures. The latter analysis followed </w:t>
      </w:r>
      <w:r w:rsidR="00BF20C4">
        <w:t xml:space="preserve">the </w:t>
      </w:r>
      <w:r>
        <w:t xml:space="preserve">methods in </w:t>
      </w:r>
      <w:proofErr w:type="spellStart"/>
      <w:r w:rsidR="00F707D5" w:rsidRPr="008A3D43">
        <w:rPr>
          <w:rFonts w:eastAsia="Times New Roman" w:cs="Times New Roman"/>
          <w:color w:val="000000"/>
        </w:rPr>
        <w:t>Bednar</w:t>
      </w:r>
      <w:r w:rsidR="00F707D5">
        <w:rPr>
          <w:rFonts w:eastAsia="Times New Roman" w:cs="Times New Roman"/>
          <w:color w:val="000000"/>
        </w:rPr>
        <w:t>š</w:t>
      </w:r>
      <w:r w:rsidR="00F707D5" w:rsidRPr="008A3D43">
        <w:rPr>
          <w:rFonts w:eastAsia="Times New Roman" w:cs="Times New Roman"/>
          <w:color w:val="000000"/>
        </w:rPr>
        <w:t>ek</w:t>
      </w:r>
      <w:proofErr w:type="spellEnd"/>
      <w:r w:rsidR="00F707D5">
        <w:rPr>
          <w:rFonts w:eastAsia="Times New Roman" w:cs="Times New Roman"/>
          <w:color w:val="000000"/>
        </w:rPr>
        <w:t xml:space="preserve"> </w:t>
      </w:r>
      <w:r>
        <w:t xml:space="preserve">et al. 2018 to characterize potentially additive or synergistic associations of environmental conditions with dissolution </w:t>
      </w:r>
      <w:r w:rsidR="00BF20C4">
        <w:t>extent</w:t>
      </w:r>
      <w:r>
        <w:t xml:space="preserve">. These models were developed to describe dissolution </w:t>
      </w:r>
      <w:r w:rsidR="00BF20C4">
        <w:t>extent</w:t>
      </w:r>
      <w:r>
        <w:t xml:space="preserve"> relative to main effects for each of two enviro</w:t>
      </w:r>
      <w:r w:rsidR="003C1A1B">
        <w:t>n</w:t>
      </w:r>
      <w:r>
        <w:t>mental variables and a third term for the interaction between the pair. Models with variance inflation factors greater than ten for pairs of environmental variables were not considered (</w:t>
      </w:r>
      <w:proofErr w:type="spellStart"/>
      <w:r>
        <w:t>Zuur</w:t>
      </w:r>
      <w:proofErr w:type="spellEnd"/>
      <w:r>
        <w:t xml:space="preserve"> et al. 2007, </w:t>
      </w:r>
      <w:proofErr w:type="spellStart"/>
      <w:r w:rsidR="00F707D5" w:rsidRPr="008A3D43">
        <w:rPr>
          <w:rFonts w:eastAsia="Times New Roman" w:cs="Times New Roman"/>
          <w:color w:val="000000"/>
        </w:rPr>
        <w:t>Bednar</w:t>
      </w:r>
      <w:r w:rsidR="00F707D5">
        <w:rPr>
          <w:rFonts w:eastAsia="Times New Roman" w:cs="Times New Roman"/>
          <w:color w:val="000000"/>
        </w:rPr>
        <w:t>š</w:t>
      </w:r>
      <w:r w:rsidR="00F707D5" w:rsidRPr="008A3D43">
        <w:rPr>
          <w:rFonts w:eastAsia="Times New Roman" w:cs="Times New Roman"/>
          <w:color w:val="000000"/>
        </w:rPr>
        <w:t>ek</w:t>
      </w:r>
      <w:proofErr w:type="spellEnd"/>
      <w:r w:rsidR="00F707D5" w:rsidRPr="008A3D43">
        <w:rPr>
          <w:rFonts w:eastAsia="Times New Roman" w:cs="Times New Roman"/>
          <w:color w:val="000000"/>
        </w:rPr>
        <w:t xml:space="preserve"> </w:t>
      </w:r>
      <w:r>
        <w:t>et al. 2018).</w:t>
      </w:r>
    </w:p>
    <w:p w14:paraId="42DB5FD5" w14:textId="5FF41566" w:rsidR="00851891" w:rsidRDefault="00851891" w:rsidP="00EB1AAD">
      <w:pPr>
        <w:pStyle w:val="BodyText"/>
        <w:spacing w:line="480" w:lineRule="auto"/>
        <w:jc w:val="both"/>
      </w:pPr>
      <w:r>
        <w:lastRenderedPageBreak/>
        <w:t xml:space="preserve">The time series observations of pteropod response measures with environmental conditions measured for each cohort-year also provided an opportunity to evaluate cumulative exposure effects, as compared to “snapshot” comparisons of observed environmental conditions with dissolution </w:t>
      </w:r>
      <w:r w:rsidR="00BF20C4">
        <w:t xml:space="preserve">extent </w:t>
      </w:r>
      <w:r>
        <w:t xml:space="preserve">in the regression analyses. An empirical framework was developed that characterized the duration and magnitude of environmental conditions that a cohort was exposed to throughout its lifecycle. For example, individuals exposed to </w:t>
      </w:r>
      <m:oMath>
        <m:r>
          <w:rPr>
            <w:rFonts w:ascii="Cambria Math" w:hAnsi="Cambria Math"/>
          </w:rPr>
          <m:t>Ω</m:t>
        </m:r>
        <m:r>
          <w:rPr>
            <w:rFonts w:ascii="Cambria Math" w:hAnsi="Cambria Math" w:cs="Times New Roman (Body CS)"/>
          </w:rPr>
          <m:t>ar</m:t>
        </m:r>
      </m:oMath>
      <w:r>
        <w:t xml:space="preserve"> for longer periods of time (duration) that were very under-saturated (magnitude, e.g., </w:t>
      </w:r>
      <m:oMath>
        <m:r>
          <w:rPr>
            <w:rFonts w:ascii="Cambria Math" w:hAnsi="Cambria Math"/>
          </w:rPr>
          <m:t>Ω</m:t>
        </m:r>
        <m:r>
          <w:rPr>
            <w:rFonts w:ascii="Cambria Math" w:hAnsi="Cambria Math" w:cs="Times New Roman (Body CS)"/>
          </w:rPr>
          <m:t>ar</m:t>
        </m:r>
        <m:r>
          <w:rPr>
            <w:rFonts w:ascii="Cambria Math" w:hAnsi="Cambria Math"/>
          </w:rPr>
          <m:t>&lt;&lt;1</m:t>
        </m:r>
      </m:oMath>
      <w:r>
        <w:t xml:space="preserve">) throughout the cohort-year were expected to have greater dissolution </w:t>
      </w:r>
      <w:r w:rsidR="00CA7037">
        <w:t xml:space="preserve">extent </w:t>
      </w:r>
      <w:r>
        <w:t xml:space="preserve">expressed in adults at the end of the cohort-year. Dissolution </w:t>
      </w:r>
      <w:r w:rsidR="000C78BD">
        <w:t>extent</w:t>
      </w:r>
      <w:r>
        <w:t xml:space="preserve"> may also vary if individuals were exposed to varying duration and/or magnitude of OA conditions, e.g., effects could vary for extremely under-saturated conditions that occurred for a short period of time as compared to slightly under-saturated conditions for a longer period of time. The empirical framework was developed to quantify these differences in exposure:</w:t>
      </w:r>
    </w:p>
    <w:p w14:paraId="74F84CEF" w14:textId="77777777" w:rsidR="00851891" w:rsidRDefault="00851891" w:rsidP="00EB1AAD">
      <w:pPr>
        <w:pStyle w:val="BodyText"/>
        <w:spacing w:line="480" w:lineRule="auto"/>
        <w:jc w:val="both"/>
      </w:pPr>
      <m:oMathPara>
        <m:oMathParaPr>
          <m:jc m:val="center"/>
        </m:oMathParaPr>
        <m:oMath>
          <m:r>
            <w:rPr>
              <w:rFonts w:ascii="Cambria Math" w:hAnsi="Cambria Math"/>
            </w:rPr>
            <m:t>S=D+M  (1)</m:t>
          </m:r>
        </m:oMath>
      </m:oMathPara>
    </w:p>
    <w:p w14:paraId="74AC75DD" w14:textId="77777777" w:rsidR="00851891" w:rsidRDefault="00851891" w:rsidP="00EB1AAD">
      <w:pPr>
        <w:pStyle w:val="FirstParagraph"/>
        <w:spacing w:line="480" w:lineRule="auto"/>
        <w:jc w:val="both"/>
      </w:pPr>
      <w:r>
        <w:t>whereby cumulative stress (</w:t>
      </w:r>
      <m:oMath>
        <m:r>
          <w:rPr>
            <w:rFonts w:ascii="Cambria Math" w:hAnsi="Cambria Math"/>
          </w:rPr>
          <m:t>S</m:t>
        </m:r>
      </m:oMath>
      <w:r>
        <w:t>) for each cohort-year is equal to the duration (</w:t>
      </w:r>
      <m:oMath>
        <m:r>
          <w:rPr>
            <w:rFonts w:ascii="Cambria Math" w:hAnsi="Cambria Math"/>
          </w:rPr>
          <m:t>D</m:t>
        </m:r>
      </m:oMath>
      <w:r>
        <w:t>) and magnitude (</w:t>
      </w:r>
      <m:oMath>
        <m:r>
          <w:rPr>
            <w:rFonts w:ascii="Cambria Math" w:hAnsi="Cambria Math"/>
          </w:rPr>
          <m:t>M</m:t>
        </m:r>
      </m:oMath>
      <w:r>
        <w:t xml:space="preserve">) of exposure. Explicitly, the duration and magnitude </w:t>
      </w:r>
      <w:r w:rsidR="003C1A1B">
        <w:t>were</w:t>
      </w:r>
      <w:r>
        <w:t xml:space="preserve"> estimated as the cumulative sum within each cohort-year for which omega was under-saturated.</w:t>
      </w:r>
    </w:p>
    <w:p w14:paraId="1732A808" w14:textId="77777777" w:rsidR="00851891" w:rsidRDefault="0086719B" w:rsidP="00EB1AAD">
      <w:pPr>
        <w:pStyle w:val="BodyText"/>
        <w:spacing w:line="480" w:lineRule="auto"/>
        <w:jc w:val="both"/>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yr</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i∈month</m:t>
              </m:r>
            </m:sub>
            <m:sup>
              <m:r>
                <w:rPr>
                  <w:rFonts w:ascii="Cambria Math" w:hAnsi="Cambria Math"/>
                </w:rPr>
                <m:t>​</m:t>
              </m:r>
            </m:sup>
            <m:e>
              <m:sSub>
                <m:sSubPr>
                  <m:ctrlPr>
                    <w:rPr>
                      <w:rFonts w:ascii="Cambria Math" w:hAnsi="Cambria Math"/>
                    </w:rPr>
                  </m:ctrlPr>
                </m:sSubPr>
                <m:e>
                  <m:r>
                    <w:rPr>
                      <w:rFonts w:ascii="Cambria Math" w:hAnsi="Cambria Math"/>
                    </w:rPr>
                    <m:t>Ω</m:t>
                  </m:r>
                </m:e>
                <m:sub>
                  <m:r>
                    <w:rPr>
                      <w:rFonts w:ascii="Cambria Math" w:hAnsi="Cambria Math"/>
                    </w:rPr>
                    <m:t>obs,i</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crit</m:t>
              </m:r>
            </m:sub>
          </m:sSub>
          <m:r>
            <w:rPr>
              <w:rFonts w:ascii="Cambria Math" w:hAnsi="Cambria Math"/>
            </w:rPr>
            <m:t>  (2)</m:t>
          </m:r>
        </m:oMath>
      </m:oMathPara>
    </w:p>
    <w:p w14:paraId="0D65016B" w14:textId="77777777" w:rsidR="00851891" w:rsidRDefault="00851891" w:rsidP="00EB1AAD">
      <w:pPr>
        <w:pStyle w:val="FirstParagraph"/>
        <w:spacing w:line="480" w:lineRule="auto"/>
        <w:jc w:val="both"/>
      </w:pPr>
      <w:r>
        <w:t xml:space="preserve">For each cohort-year at each station, </w:t>
      </w:r>
      <m:oMath>
        <m:sSub>
          <m:sSubPr>
            <m:ctrlPr>
              <w:rPr>
                <w:rFonts w:ascii="Cambria Math" w:hAnsi="Cambria Math"/>
              </w:rPr>
            </m:ctrlPr>
          </m:sSubPr>
          <m:e>
            <m:r>
              <w:rPr>
                <w:rFonts w:ascii="Cambria Math" w:hAnsi="Cambria Math"/>
              </w:rPr>
              <m:t>S</m:t>
            </m:r>
          </m:e>
          <m:sub>
            <m:r>
              <w:rPr>
                <w:rFonts w:ascii="Cambria Math" w:hAnsi="Cambria Math"/>
              </w:rPr>
              <m:t>yr</m:t>
            </m:r>
          </m:sub>
        </m:sSub>
      </m:oMath>
      <w:r>
        <w:t xml:space="preserve"> was estimated as the cumulative sum across the months for the observed omega saturation state </w:t>
      </w:r>
      <m:oMath>
        <m:sSub>
          <m:sSubPr>
            <m:ctrlPr>
              <w:rPr>
                <w:rFonts w:ascii="Cambria Math" w:hAnsi="Cambria Math"/>
              </w:rPr>
            </m:ctrlPr>
          </m:sSubPr>
          <m:e>
            <m:r>
              <w:rPr>
                <w:rFonts w:ascii="Cambria Math" w:hAnsi="Cambria Math"/>
              </w:rPr>
              <m:t>Ω</m:t>
            </m:r>
          </m:e>
          <m:sub>
            <m:r>
              <w:rPr>
                <w:rFonts w:ascii="Cambria Math" w:hAnsi="Cambria Math"/>
              </w:rPr>
              <m:t>obs,i</m:t>
            </m:r>
          </m:sub>
        </m:sSub>
      </m:oMath>
      <w:r>
        <w:t xml:space="preserve"> minus a critical threshold </w:t>
      </w:r>
      <m:oMath>
        <m:sSub>
          <m:sSubPr>
            <m:ctrlPr>
              <w:rPr>
                <w:rFonts w:ascii="Cambria Math" w:hAnsi="Cambria Math"/>
              </w:rPr>
            </m:ctrlPr>
          </m:sSubPr>
          <m:e>
            <m:r>
              <w:rPr>
                <w:rFonts w:ascii="Cambria Math" w:hAnsi="Cambria Math"/>
              </w:rPr>
              <m:t>Ω</m:t>
            </m:r>
          </m:e>
          <m:sub>
            <m:r>
              <w:rPr>
                <w:rFonts w:ascii="Cambria Math" w:hAnsi="Cambria Math"/>
              </w:rPr>
              <m:t>crit</m:t>
            </m:r>
          </m:sub>
        </m:sSub>
      </m:oMath>
      <w:r>
        <w:t xml:space="preserve"> defined as under-saturated. The critical threshold for aragonite saturation state was fixed at </w:t>
      </w:r>
      <m:oMath>
        <m:sSub>
          <m:sSubPr>
            <m:ctrlPr>
              <w:rPr>
                <w:rFonts w:ascii="Cambria Math" w:hAnsi="Cambria Math"/>
              </w:rPr>
            </m:ctrlPr>
          </m:sSubPr>
          <m:e>
            <m:r>
              <w:rPr>
                <w:rFonts w:ascii="Cambria Math" w:hAnsi="Cambria Math"/>
              </w:rPr>
              <m:t>Ω</m:t>
            </m:r>
          </m:e>
          <m:sub>
            <m:r>
              <w:rPr>
                <w:rFonts w:ascii="Cambria Math" w:hAnsi="Cambria Math"/>
              </w:rPr>
              <m:t>crit</m:t>
            </m:r>
          </m:sub>
        </m:sSub>
        <m:r>
          <w:rPr>
            <w:rFonts w:ascii="Cambria Math" w:hAnsi="Cambria Math"/>
          </w:rPr>
          <m:t>=1</m:t>
        </m:r>
      </m:oMath>
      <w:r>
        <w:t xml:space="preserve">, although the </w:t>
      </w:r>
      <w:r>
        <w:lastRenderedPageBreak/>
        <w:t>approach is flexible and different values could be tested to explore associations with pteropod response measures.</w:t>
      </w:r>
    </w:p>
    <w:p w14:paraId="76F4166C" w14:textId="77777777" w:rsidR="008A3D43" w:rsidRDefault="008A3D43" w:rsidP="00EB1AAD">
      <w:pPr>
        <w:pStyle w:val="BodyText"/>
        <w:spacing w:line="480" w:lineRule="auto"/>
        <w:jc w:val="both"/>
      </w:pPr>
    </w:p>
    <w:p w14:paraId="0D0D220D" w14:textId="77777777" w:rsidR="008A3D43" w:rsidRPr="008A3D43" w:rsidRDefault="008A3D43" w:rsidP="00EB1AAD">
      <w:pPr>
        <w:spacing w:after="0" w:line="480" w:lineRule="auto"/>
        <w:jc w:val="both"/>
        <w:rPr>
          <w:rFonts w:ascii="Times New Roman" w:hAnsi="Times New Roman"/>
          <w:b/>
          <w:sz w:val="32"/>
          <w:szCs w:val="32"/>
        </w:rPr>
      </w:pPr>
      <w:r w:rsidRPr="008A3D43">
        <w:rPr>
          <w:rFonts w:ascii="Times New Roman" w:hAnsi="Times New Roman"/>
          <w:b/>
          <w:sz w:val="32"/>
          <w:szCs w:val="32"/>
        </w:rPr>
        <w:t xml:space="preserve">Relating life history </w:t>
      </w:r>
      <w:r>
        <w:rPr>
          <w:rFonts w:ascii="Times New Roman" w:hAnsi="Times New Roman"/>
          <w:b/>
          <w:sz w:val="32"/>
          <w:szCs w:val="32"/>
        </w:rPr>
        <w:t xml:space="preserve">and recruitment patterns </w:t>
      </w:r>
      <w:r w:rsidRPr="008A3D43">
        <w:rPr>
          <w:rFonts w:ascii="Times New Roman" w:hAnsi="Times New Roman"/>
          <w:b/>
          <w:sz w:val="32"/>
          <w:szCs w:val="32"/>
        </w:rPr>
        <w:t>with the environmental variability</w:t>
      </w:r>
    </w:p>
    <w:p w14:paraId="6C7CEA4C" w14:textId="61D31F54" w:rsidR="008A3D43" w:rsidRDefault="008A3D43" w:rsidP="00EB1AAD">
      <w:pPr>
        <w:spacing w:after="0" w:line="480" w:lineRule="auto"/>
        <w:jc w:val="both"/>
        <w:rPr>
          <w:rFonts w:ascii="Times New Roman" w:hAnsi="Times New Roman" w:cs="Times New Roman"/>
          <w:sz w:val="24"/>
          <w:szCs w:val="24"/>
        </w:rPr>
      </w:pPr>
      <w:r>
        <w:rPr>
          <w:rFonts w:ascii="Times New Roman" w:hAnsi="Times New Roman"/>
          <w:sz w:val="24"/>
          <w:szCs w:val="24"/>
        </w:rPr>
        <w:t>For accurate interpretation of interannual variability of the shell dissolution, we incorporated pteropod cohort-related life history within the collected samples and compared it with previously published study on pteropod life history form Wang et al. (2017). We observed larval and juveniles (G2 cohort) presen</w:t>
      </w:r>
      <w:r w:rsidR="00CD77D3">
        <w:rPr>
          <w:rFonts w:ascii="Times New Roman" w:hAnsi="Times New Roman"/>
          <w:sz w:val="24"/>
          <w:szCs w:val="24"/>
        </w:rPr>
        <w:t>ce</w:t>
      </w:r>
      <w:r>
        <w:rPr>
          <w:rFonts w:ascii="Times New Roman" w:hAnsi="Times New Roman"/>
          <w:sz w:val="24"/>
          <w:szCs w:val="24"/>
        </w:rPr>
        <w:t xml:space="preserve"> in spring and fall samples, and to a lesser extent in the summer time. This indicates two strong spawning peaks in the spring and fall, and likely continuous spawning in between. </w:t>
      </w:r>
      <w:r w:rsidR="00CD77D3">
        <w:rPr>
          <w:rFonts w:ascii="Times New Roman" w:hAnsi="Times New Roman"/>
          <w:sz w:val="24"/>
          <w:szCs w:val="24"/>
        </w:rPr>
        <w:t xml:space="preserve">Based on this data, and strongly supported by the life history </w:t>
      </w:r>
      <w:r w:rsidR="00D2684B">
        <w:rPr>
          <w:rFonts w:ascii="Times New Roman" w:hAnsi="Times New Roman"/>
          <w:sz w:val="24"/>
          <w:szCs w:val="24"/>
        </w:rPr>
        <w:t>summarized based on</w:t>
      </w:r>
      <w:r w:rsidR="00CD77D3">
        <w:rPr>
          <w:rFonts w:ascii="Times New Roman" w:hAnsi="Times New Roman"/>
          <w:sz w:val="24"/>
          <w:szCs w:val="24"/>
        </w:rPr>
        <w:t xml:space="preserve"> W</w:t>
      </w:r>
      <w:r w:rsidR="00D2684B">
        <w:rPr>
          <w:rFonts w:ascii="Times New Roman" w:hAnsi="Times New Roman"/>
          <w:sz w:val="24"/>
          <w:szCs w:val="24"/>
        </w:rPr>
        <w:t>a</w:t>
      </w:r>
      <w:r w:rsidR="00CD77D3">
        <w:rPr>
          <w:rFonts w:ascii="Times New Roman" w:hAnsi="Times New Roman"/>
          <w:sz w:val="24"/>
          <w:szCs w:val="24"/>
        </w:rPr>
        <w:t xml:space="preserve">ng et al. (2017, the following </w:t>
      </w:r>
      <w:r w:rsidR="0029620E">
        <w:rPr>
          <w:rFonts w:ascii="Times New Roman" w:hAnsi="Times New Roman"/>
          <w:sz w:val="24"/>
          <w:szCs w:val="24"/>
        </w:rPr>
        <w:t xml:space="preserve">growth patterns can be </w:t>
      </w:r>
      <w:proofErr w:type="spellStart"/>
      <w:r w:rsidR="0029620E">
        <w:rPr>
          <w:rFonts w:ascii="Times New Roman" w:hAnsi="Times New Roman"/>
          <w:sz w:val="24"/>
          <w:szCs w:val="24"/>
        </w:rPr>
        <w:t>deliniated</w:t>
      </w:r>
      <w:proofErr w:type="spellEnd"/>
      <w:r w:rsidR="0029620E">
        <w:rPr>
          <w:rFonts w:ascii="Times New Roman" w:hAnsi="Times New Roman"/>
          <w:sz w:val="24"/>
          <w:szCs w:val="24"/>
        </w:rPr>
        <w:t xml:space="preserve"> without additional life history analyses</w:t>
      </w:r>
      <w:r w:rsidR="00CD77D3">
        <w:rPr>
          <w:rFonts w:ascii="Times New Roman" w:hAnsi="Times New Roman"/>
          <w:sz w:val="24"/>
          <w:szCs w:val="24"/>
        </w:rPr>
        <w:t>: f</w:t>
      </w:r>
      <w:r>
        <w:rPr>
          <w:rFonts w:ascii="Times New Roman" w:hAnsi="Times New Roman"/>
          <w:sz w:val="24"/>
          <w:szCs w:val="24"/>
        </w:rPr>
        <w:t>rom the spring to late summer,</w:t>
      </w:r>
      <w:r w:rsidR="00BC1B8D">
        <w:rPr>
          <w:rFonts w:ascii="Times New Roman" w:hAnsi="Times New Roman"/>
          <w:sz w:val="24"/>
          <w:szCs w:val="24"/>
        </w:rPr>
        <w:t xml:space="preserve"> juvenile (G2)</w:t>
      </w:r>
      <w:r>
        <w:rPr>
          <w:rFonts w:ascii="Times New Roman" w:hAnsi="Times New Roman"/>
          <w:sz w:val="24"/>
          <w:szCs w:val="24"/>
        </w:rPr>
        <w:t xml:space="preserve"> grows very quickly to adults (G) </w:t>
      </w:r>
      <w:r w:rsidR="00D02D3F">
        <w:rPr>
          <w:rFonts w:ascii="Times New Roman" w:hAnsi="Times New Roman"/>
          <w:sz w:val="24"/>
          <w:szCs w:val="24"/>
        </w:rPr>
        <w:t>when they</w:t>
      </w:r>
      <w:r>
        <w:rPr>
          <w:rFonts w:ascii="Times New Roman" w:hAnsi="Times New Roman"/>
          <w:sz w:val="24"/>
          <w:szCs w:val="24"/>
        </w:rPr>
        <w:t xml:space="preserve"> </w:t>
      </w:r>
      <w:r w:rsidR="000620EF">
        <w:rPr>
          <w:rFonts w:ascii="Times New Roman" w:hAnsi="Times New Roman"/>
          <w:sz w:val="24"/>
          <w:szCs w:val="24"/>
        </w:rPr>
        <w:t>experience</w:t>
      </w:r>
      <w:r>
        <w:rPr>
          <w:rFonts w:ascii="Times New Roman" w:hAnsi="Times New Roman"/>
          <w:sz w:val="24"/>
          <w:szCs w:val="24"/>
        </w:rPr>
        <w:t xml:space="preserve"> the highest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proofErr w:type="spellEnd"/>
      <w:r>
        <w:rPr>
          <w:rFonts w:ascii="Times New Roman" w:hAnsi="Times New Roman" w:cs="Times New Roman"/>
          <w:sz w:val="24"/>
          <w:szCs w:val="24"/>
        </w:rPr>
        <w:t xml:space="preserve"> values.</w:t>
      </w:r>
      <w:r w:rsidR="00CA7037">
        <w:rPr>
          <w:rFonts w:ascii="Times New Roman" w:hAnsi="Times New Roman" w:cs="Times New Roman"/>
          <w:sz w:val="24"/>
          <w:szCs w:val="24"/>
        </w:rPr>
        <w:t xml:space="preserve"> </w:t>
      </w:r>
      <w:r w:rsidR="00BC1B8D">
        <w:rPr>
          <w:rFonts w:ascii="Times New Roman" w:hAnsi="Times New Roman" w:cs="Times New Roman"/>
          <w:sz w:val="24"/>
          <w:szCs w:val="24"/>
        </w:rPr>
        <w:t xml:space="preserve">At the end of summer (early fall), this </w:t>
      </w:r>
      <w:r>
        <w:rPr>
          <w:rFonts w:ascii="Times New Roman" w:hAnsi="Times New Roman"/>
          <w:sz w:val="24"/>
          <w:szCs w:val="24"/>
        </w:rPr>
        <w:t xml:space="preserve">G cohort spawns </w:t>
      </w:r>
      <w:r w:rsidR="00BC1B8D">
        <w:rPr>
          <w:rFonts w:ascii="Times New Roman" w:hAnsi="Times New Roman"/>
          <w:sz w:val="24"/>
          <w:szCs w:val="24"/>
        </w:rPr>
        <w:t xml:space="preserve">into next larvae/juvenile cohort </w:t>
      </w:r>
      <w:r>
        <w:rPr>
          <w:rFonts w:ascii="Times New Roman" w:hAnsi="Times New Roman"/>
          <w:sz w:val="24"/>
          <w:szCs w:val="24"/>
        </w:rPr>
        <w:t xml:space="preserve">(G2) and subsequently dies off, </w:t>
      </w:r>
      <w:r w:rsidR="00BC1B8D">
        <w:rPr>
          <w:rFonts w:ascii="Times New Roman" w:hAnsi="Times New Roman"/>
          <w:sz w:val="24"/>
          <w:szCs w:val="24"/>
        </w:rPr>
        <w:t xml:space="preserve">all together </w:t>
      </w:r>
      <w:r>
        <w:rPr>
          <w:rFonts w:ascii="Times New Roman" w:hAnsi="Times New Roman"/>
          <w:sz w:val="24"/>
          <w:szCs w:val="24"/>
        </w:rPr>
        <w:t xml:space="preserve">living for half of a year. The fall cohort (G2) continues growing throughout the winter to </w:t>
      </w:r>
      <w:r w:rsidR="00BC1B8D">
        <w:rPr>
          <w:rFonts w:ascii="Times New Roman" w:hAnsi="Times New Roman"/>
          <w:sz w:val="24"/>
          <w:szCs w:val="24"/>
        </w:rPr>
        <w:t xml:space="preserve">subadults (G1) and </w:t>
      </w:r>
      <w:r>
        <w:rPr>
          <w:rFonts w:ascii="Times New Roman" w:hAnsi="Times New Roman"/>
          <w:sz w:val="24"/>
          <w:szCs w:val="24"/>
        </w:rPr>
        <w:t xml:space="preserve">adults (G during the winter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proofErr w:type="spellEnd"/>
      <w:r>
        <w:rPr>
          <w:rFonts w:ascii="Times New Roman" w:hAnsi="Times New Roman" w:cs="Times New Roman"/>
          <w:sz w:val="24"/>
          <w:szCs w:val="24"/>
          <w:vertAlign w:val="subscript"/>
        </w:rPr>
        <w:t xml:space="preserve">, </w:t>
      </w:r>
      <w:proofErr w:type="spellStart"/>
      <w:r>
        <w:rPr>
          <w:rFonts w:ascii="Times New Roman" w:hAnsi="Times New Roman" w:cs="Times New Roman"/>
          <w:sz w:val="24"/>
          <w:szCs w:val="24"/>
          <w:vertAlign w:val="subscript"/>
        </w:rPr>
        <w:t>ave</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&lt;1 conditions</w:t>
      </w:r>
      <w:r w:rsidR="00BC1B8D">
        <w:rPr>
          <w:rFonts w:ascii="Times New Roman" w:hAnsi="Times New Roman" w:cs="Times New Roman"/>
          <w:sz w:val="24"/>
          <w:szCs w:val="24"/>
        </w:rPr>
        <w:t xml:space="preserve"> and spawns in the </w:t>
      </w:r>
      <w:r>
        <w:rPr>
          <w:rFonts w:ascii="Times New Roman" w:hAnsi="Times New Roman"/>
          <w:sz w:val="24"/>
          <w:szCs w:val="24"/>
        </w:rPr>
        <w:t xml:space="preserve"> early spring, co-</w:t>
      </w:r>
      <w:proofErr w:type="spellStart"/>
      <w:r>
        <w:rPr>
          <w:rFonts w:ascii="Times New Roman" w:hAnsi="Times New Roman"/>
          <w:sz w:val="24"/>
          <w:szCs w:val="24"/>
        </w:rPr>
        <w:t>inciding</w:t>
      </w:r>
      <w:proofErr w:type="spellEnd"/>
      <w:r>
        <w:rPr>
          <w:rFonts w:ascii="Times New Roman" w:hAnsi="Times New Roman"/>
          <w:sz w:val="24"/>
          <w:szCs w:val="24"/>
        </w:rPr>
        <w:t xml:space="preserve"> with the increase of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proofErr w:type="spellEnd"/>
      <w:r>
        <w:rPr>
          <w:rFonts w:ascii="Times New Roman" w:hAnsi="Times New Roman" w:cs="Times New Roman"/>
          <w:sz w:val="24"/>
          <w:szCs w:val="24"/>
        </w:rPr>
        <w:t xml:space="preserve"> after the spring bloom. This cohort lives for approx. 9 months.</w:t>
      </w:r>
    </w:p>
    <w:p w14:paraId="0D3E9185" w14:textId="40EA9C42" w:rsidR="000620EF" w:rsidRDefault="000620EF" w:rsidP="00EB1AAD">
      <w:pPr>
        <w:spacing w:after="0" w:line="480" w:lineRule="auto"/>
        <w:jc w:val="both"/>
        <w:rPr>
          <w:rFonts w:ascii="Times New Roman" w:hAnsi="Times New Roman"/>
          <w:b/>
          <w:sz w:val="24"/>
          <w:szCs w:val="24"/>
        </w:rPr>
      </w:pPr>
    </w:p>
    <w:p w14:paraId="03796FD0" w14:textId="64C33E40" w:rsidR="00EB1AAD" w:rsidRDefault="00EB1AAD" w:rsidP="00EB1AAD">
      <w:pPr>
        <w:spacing w:after="0" w:line="480" w:lineRule="auto"/>
        <w:jc w:val="both"/>
        <w:rPr>
          <w:rFonts w:ascii="Times New Roman" w:hAnsi="Times New Roman"/>
          <w:sz w:val="24"/>
          <w:szCs w:val="24"/>
        </w:rPr>
      </w:pPr>
    </w:p>
    <w:p w14:paraId="3138063A" w14:textId="4D53A4E7" w:rsidR="00EB1AAD" w:rsidRDefault="00EB1AAD" w:rsidP="00EB1AAD">
      <w:pPr>
        <w:spacing w:after="0" w:line="480" w:lineRule="auto"/>
        <w:jc w:val="both"/>
        <w:rPr>
          <w:rFonts w:ascii="Times New Roman" w:hAnsi="Times New Roman"/>
          <w:sz w:val="24"/>
          <w:szCs w:val="24"/>
        </w:rPr>
      </w:pPr>
    </w:p>
    <w:p w14:paraId="1CEA16D9" w14:textId="77777777" w:rsidR="00EB1AAD" w:rsidRDefault="00EB1AAD" w:rsidP="00EB1AAD">
      <w:pPr>
        <w:spacing w:after="0" w:line="480" w:lineRule="auto"/>
        <w:jc w:val="both"/>
        <w:rPr>
          <w:rFonts w:ascii="Times New Roman" w:hAnsi="Times New Roman"/>
          <w:sz w:val="24"/>
          <w:szCs w:val="24"/>
        </w:rPr>
      </w:pPr>
    </w:p>
    <w:p w14:paraId="7BF94326" w14:textId="77777777" w:rsidR="000E6435" w:rsidRPr="00851891" w:rsidRDefault="00CE2028" w:rsidP="00EB1AAD">
      <w:pPr>
        <w:spacing w:after="0" w:line="480" w:lineRule="auto"/>
        <w:jc w:val="both"/>
        <w:rPr>
          <w:rFonts w:ascii="Times New Roman" w:hAnsi="Times New Roman"/>
          <w:b/>
          <w:sz w:val="36"/>
          <w:szCs w:val="36"/>
        </w:rPr>
      </w:pPr>
      <w:r w:rsidRPr="00851891">
        <w:rPr>
          <w:rFonts w:ascii="Times New Roman" w:hAnsi="Times New Roman"/>
          <w:b/>
          <w:sz w:val="36"/>
          <w:szCs w:val="36"/>
        </w:rPr>
        <w:lastRenderedPageBreak/>
        <w:t>Results</w:t>
      </w:r>
    </w:p>
    <w:p w14:paraId="121CDBB8" w14:textId="7B65C316" w:rsidR="00CE2028" w:rsidRPr="00A62017" w:rsidRDefault="00CE2028" w:rsidP="00EB1AAD">
      <w:pPr>
        <w:spacing w:after="0" w:line="480" w:lineRule="auto"/>
        <w:jc w:val="both"/>
        <w:rPr>
          <w:rFonts w:ascii="Times New Roman" w:hAnsi="Times New Roman"/>
          <w:i/>
          <w:sz w:val="24"/>
          <w:szCs w:val="24"/>
        </w:rPr>
      </w:pPr>
      <w:r w:rsidRPr="00A62017">
        <w:rPr>
          <w:rFonts w:ascii="Times New Roman" w:hAnsi="Times New Roman"/>
          <w:i/>
          <w:sz w:val="24"/>
          <w:szCs w:val="24"/>
        </w:rPr>
        <w:t xml:space="preserve">1 </w:t>
      </w:r>
      <w:r w:rsidR="00A62017" w:rsidRPr="00A62017">
        <w:rPr>
          <w:rFonts w:ascii="Times New Roman" w:hAnsi="Times New Roman"/>
          <w:i/>
          <w:sz w:val="24"/>
          <w:szCs w:val="24"/>
        </w:rPr>
        <w:t>Characterization</w:t>
      </w:r>
      <w:r w:rsidR="00851891">
        <w:rPr>
          <w:rFonts w:ascii="Times New Roman" w:hAnsi="Times New Roman"/>
          <w:i/>
          <w:sz w:val="24"/>
          <w:szCs w:val="24"/>
        </w:rPr>
        <w:t xml:space="preserve"> of t</w:t>
      </w:r>
      <w:r w:rsidRPr="00A62017">
        <w:rPr>
          <w:rFonts w:ascii="Times New Roman" w:hAnsi="Times New Roman"/>
          <w:i/>
          <w:sz w:val="24"/>
          <w:szCs w:val="24"/>
        </w:rPr>
        <w:t>emporal and spatial</w:t>
      </w:r>
      <w:r w:rsidR="001E05B9">
        <w:rPr>
          <w:rFonts w:ascii="Times New Roman" w:hAnsi="Times New Roman"/>
          <w:i/>
          <w:sz w:val="24"/>
          <w:szCs w:val="24"/>
        </w:rPr>
        <w:t xml:space="preserve"> carbonate chemistry</w:t>
      </w:r>
      <w:r w:rsidRPr="00A62017">
        <w:rPr>
          <w:rFonts w:ascii="Times New Roman" w:hAnsi="Times New Roman"/>
          <w:i/>
          <w:sz w:val="24"/>
          <w:szCs w:val="24"/>
        </w:rPr>
        <w:t xml:space="preserve"> variability in the </w:t>
      </w:r>
      <w:r w:rsidR="00CA7037">
        <w:rPr>
          <w:rFonts w:ascii="Times New Roman" w:hAnsi="Times New Roman"/>
          <w:i/>
          <w:sz w:val="24"/>
          <w:szCs w:val="24"/>
        </w:rPr>
        <w:t>Salish Sea</w:t>
      </w:r>
      <w:r w:rsidRPr="00A62017">
        <w:rPr>
          <w:rFonts w:ascii="Times New Roman" w:hAnsi="Times New Roman"/>
          <w:i/>
          <w:sz w:val="24"/>
          <w:szCs w:val="24"/>
        </w:rPr>
        <w:t xml:space="preserve"> </w:t>
      </w:r>
    </w:p>
    <w:p w14:paraId="0F7D25B5" w14:textId="118F4945" w:rsidR="00BC1B8D" w:rsidRDefault="00851891" w:rsidP="00EB1AAD">
      <w:pPr>
        <w:spacing w:after="0" w:line="480" w:lineRule="auto"/>
        <w:jc w:val="both"/>
        <w:rPr>
          <w:rFonts w:ascii="Times New Roman" w:hAnsi="Times New Roman"/>
          <w:sz w:val="24"/>
          <w:szCs w:val="24"/>
        </w:rPr>
      </w:pPr>
      <w:r>
        <w:rPr>
          <w:rFonts w:ascii="Times New Roman" w:hAnsi="Times New Roman"/>
          <w:sz w:val="24"/>
          <w:szCs w:val="24"/>
        </w:rPr>
        <w:t>I</w:t>
      </w:r>
      <w:r w:rsidR="00F4059B">
        <w:rPr>
          <w:rFonts w:ascii="Times New Roman" w:hAnsi="Times New Roman"/>
          <w:sz w:val="24"/>
          <w:szCs w:val="24"/>
        </w:rPr>
        <w:t>nvestigated s</w:t>
      </w:r>
      <w:r>
        <w:rPr>
          <w:rFonts w:ascii="Times New Roman" w:hAnsi="Times New Roman"/>
          <w:sz w:val="24"/>
          <w:szCs w:val="24"/>
        </w:rPr>
        <w:t xml:space="preserve">tations around the </w:t>
      </w:r>
      <w:r w:rsidR="00CA7037">
        <w:rPr>
          <w:rFonts w:ascii="Times New Roman" w:hAnsi="Times New Roman"/>
          <w:sz w:val="24"/>
          <w:szCs w:val="24"/>
        </w:rPr>
        <w:t>Salish Sea</w:t>
      </w:r>
      <w:r>
        <w:rPr>
          <w:rFonts w:ascii="Times New Roman" w:hAnsi="Times New Roman"/>
          <w:sz w:val="24"/>
          <w:szCs w:val="24"/>
        </w:rPr>
        <w:t xml:space="preserve"> </w:t>
      </w:r>
      <w:r w:rsidR="00F4059B">
        <w:rPr>
          <w:rFonts w:ascii="Times New Roman" w:hAnsi="Times New Roman"/>
          <w:sz w:val="24"/>
          <w:szCs w:val="24"/>
        </w:rPr>
        <w:t>(Figure</w:t>
      </w:r>
      <w:r w:rsidR="000C4270">
        <w:rPr>
          <w:rFonts w:ascii="Times New Roman" w:hAnsi="Times New Roman"/>
          <w:sz w:val="24"/>
          <w:szCs w:val="24"/>
        </w:rPr>
        <w:t>s 1, 2</w:t>
      </w:r>
      <w:ins w:id="4" w:author="Marcus Beck" w:date="2019-03-25T18:48:00Z">
        <w:r w:rsidR="0090761A">
          <w:rPr>
            <w:rFonts w:ascii="Times New Roman" w:hAnsi="Times New Roman"/>
            <w:sz w:val="24"/>
            <w:szCs w:val="24"/>
          </w:rPr>
          <w:t>, Table 1</w:t>
        </w:r>
      </w:ins>
      <w:r w:rsidR="00F4059B">
        <w:rPr>
          <w:rFonts w:ascii="Times New Roman" w:hAnsi="Times New Roman"/>
          <w:sz w:val="24"/>
          <w:szCs w:val="24"/>
        </w:rPr>
        <w:t>) show</w:t>
      </w:r>
      <w:r w:rsidR="00CA7037">
        <w:rPr>
          <w:rFonts w:ascii="Times New Roman" w:hAnsi="Times New Roman"/>
          <w:sz w:val="24"/>
          <w:szCs w:val="24"/>
        </w:rPr>
        <w:t xml:space="preserve"> the</w:t>
      </w:r>
      <w:r w:rsidR="00F4059B">
        <w:rPr>
          <w:rFonts w:ascii="Times New Roman" w:hAnsi="Times New Roman"/>
          <w:sz w:val="24"/>
          <w:szCs w:val="24"/>
        </w:rPr>
        <w:t xml:space="preserve"> characteristic patterns in carbonate chemistry exposure that can have </w:t>
      </w:r>
      <w:r w:rsidR="0031042A">
        <w:rPr>
          <w:rFonts w:ascii="Times New Roman" w:hAnsi="Times New Roman"/>
          <w:sz w:val="24"/>
          <w:szCs w:val="24"/>
        </w:rPr>
        <w:t>profound impact on the biological response</w:t>
      </w:r>
      <w:r w:rsidR="00F4059B">
        <w:rPr>
          <w:rFonts w:ascii="Times New Roman" w:hAnsi="Times New Roman"/>
          <w:sz w:val="24"/>
          <w:szCs w:val="24"/>
        </w:rPr>
        <w:t>s</w:t>
      </w:r>
      <w:r w:rsidR="0031042A">
        <w:rPr>
          <w:rFonts w:ascii="Times New Roman" w:hAnsi="Times New Roman"/>
          <w:sz w:val="24"/>
          <w:szCs w:val="24"/>
        </w:rPr>
        <w:t>.</w:t>
      </w:r>
      <w:r w:rsidR="001E05B9">
        <w:rPr>
          <w:rFonts w:ascii="Times New Roman" w:hAnsi="Times New Roman"/>
          <w:sz w:val="24"/>
          <w:szCs w:val="24"/>
        </w:rPr>
        <w:t xml:space="preserve"> </w:t>
      </w:r>
      <w:r w:rsidR="00191BA1">
        <w:rPr>
          <w:rFonts w:ascii="Times New Roman" w:hAnsi="Times New Roman"/>
          <w:sz w:val="24"/>
          <w:szCs w:val="24"/>
        </w:rPr>
        <w:t xml:space="preserve">Because the interannual variability is consistently smaller than seasonal, the analyses only focus on the seasonal effect. </w:t>
      </w:r>
    </w:p>
    <w:p w14:paraId="52B926D2" w14:textId="7FE39EF4" w:rsidR="00BC1B8D" w:rsidRDefault="00BC1B8D" w:rsidP="00EB1AAD">
      <w:pPr>
        <w:spacing w:after="0" w:line="480" w:lineRule="auto"/>
        <w:jc w:val="both"/>
        <w:rPr>
          <w:rFonts w:ascii="Times New Roman" w:hAnsi="Times New Roman"/>
          <w:sz w:val="24"/>
          <w:szCs w:val="24"/>
        </w:rPr>
      </w:pPr>
      <w:r>
        <w:rPr>
          <w:rFonts w:ascii="Times New Roman" w:hAnsi="Times New Roman"/>
          <w:sz w:val="24"/>
          <w:szCs w:val="24"/>
        </w:rPr>
        <w:t xml:space="preserve">The largest temporal and spatial variability in the environmental conditions is observed in carbonate chemistry parameters. To be able to relate chemical conditions to biological responses, we are focusing on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rPr>
        <w:t xml:space="preserve"> as the most sensitive OA parameter. The most conspicuous variation was recorded in the minimum omega saturation state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r>
        <w:rPr>
          <w:rFonts w:ascii="Times New Roman" w:hAnsi="Times New Roman"/>
          <w:sz w:val="24"/>
          <w:szCs w:val="24"/>
        </w:rPr>
        <w:t>) within the upper 100 m water column, with observed duration ranging from at the seasonal to annual scale. As a general trend, organisms are exposed to late spring- summer supersaturation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rPr>
        <w:t xml:space="preserve"> &gt;1) </w:t>
      </w:r>
      <w:r w:rsidR="00CA7037">
        <w:rPr>
          <w:rFonts w:ascii="Times New Roman" w:hAnsi="Times New Roman"/>
          <w:sz w:val="24"/>
          <w:szCs w:val="24"/>
        </w:rPr>
        <w:t xml:space="preserve">in the upper 10 m </w:t>
      </w:r>
      <w:r>
        <w:rPr>
          <w:rFonts w:ascii="Times New Roman" w:hAnsi="Times New Roman"/>
          <w:sz w:val="24"/>
          <w:szCs w:val="24"/>
        </w:rPr>
        <w:t>that transitions into undersaturation into the early fall and last</w:t>
      </w:r>
      <w:r w:rsidR="00CA7037">
        <w:rPr>
          <w:rFonts w:ascii="Times New Roman" w:hAnsi="Times New Roman"/>
          <w:sz w:val="24"/>
          <w:szCs w:val="24"/>
        </w:rPr>
        <w:t>s</w:t>
      </w:r>
      <w:r>
        <w:rPr>
          <w:rFonts w:ascii="Times New Roman" w:hAnsi="Times New Roman"/>
          <w:sz w:val="24"/>
          <w:szCs w:val="24"/>
        </w:rPr>
        <w:t xml:space="preserve"> until the following spring. However, temporal variability is different when </w:t>
      </w:r>
      <w:proofErr w:type="spellStart"/>
      <w:r>
        <w:rPr>
          <w:rFonts w:ascii="Arial" w:hAnsi="Arial" w:cs="Arial"/>
          <w:sz w:val="24"/>
          <w:szCs w:val="24"/>
        </w:rPr>
        <w:t>Ω</w:t>
      </w:r>
      <w:r w:rsidRPr="008B054A">
        <w:rPr>
          <w:rFonts w:ascii="Times New Roman" w:hAnsi="Times New Roman"/>
          <w:sz w:val="24"/>
          <w:szCs w:val="24"/>
          <w:vertAlign w:val="subscript"/>
        </w:rPr>
        <w:t>ar</w:t>
      </w:r>
      <w:r>
        <w:rPr>
          <w:rFonts w:ascii="Times New Roman" w:hAnsi="Times New Roman"/>
          <w:sz w:val="24"/>
          <w:szCs w:val="24"/>
          <w:vertAlign w:val="subscript"/>
        </w:rPr>
        <w:t>,</w:t>
      </w:r>
      <w:r w:rsidRPr="008B054A">
        <w:rPr>
          <w:rFonts w:ascii="Times New Roman" w:hAnsi="Times New Roman"/>
          <w:sz w:val="24"/>
          <w:szCs w:val="24"/>
          <w:vertAlign w:val="subscript"/>
        </w:rPr>
        <w:t>min</w:t>
      </w:r>
      <w:proofErr w:type="spellEnd"/>
      <w:r w:rsidRPr="008B054A">
        <w:rPr>
          <w:rFonts w:ascii="Times New Roman" w:hAnsi="Times New Roman"/>
          <w:sz w:val="24"/>
          <w:szCs w:val="24"/>
          <w:vertAlign w:val="subscript"/>
        </w:rPr>
        <w:t xml:space="preserve"> </w:t>
      </w:r>
      <w:r>
        <w:rPr>
          <w:rFonts w:ascii="Times New Roman" w:hAnsi="Times New Roman"/>
          <w:sz w:val="24"/>
          <w:szCs w:val="24"/>
        </w:rPr>
        <w:t>is considered, with the transition to the supersaturat</w:t>
      </w:r>
      <w:r w:rsidR="00CA7037">
        <w:rPr>
          <w:rFonts w:ascii="Times New Roman" w:hAnsi="Times New Roman"/>
          <w:sz w:val="24"/>
          <w:szCs w:val="24"/>
        </w:rPr>
        <w:t xml:space="preserve">ion </w:t>
      </w:r>
      <w:r>
        <w:rPr>
          <w:rFonts w:ascii="Times New Roman" w:hAnsi="Times New Roman"/>
          <w:sz w:val="24"/>
          <w:szCs w:val="24"/>
        </w:rPr>
        <w:t>no</w:t>
      </w:r>
      <w:r w:rsidR="00CA7037">
        <w:rPr>
          <w:rFonts w:ascii="Times New Roman" w:hAnsi="Times New Roman"/>
          <w:sz w:val="24"/>
          <w:szCs w:val="24"/>
        </w:rPr>
        <w:t>t</w:t>
      </w:r>
      <w:r>
        <w:rPr>
          <w:rFonts w:ascii="Times New Roman" w:hAnsi="Times New Roman"/>
          <w:sz w:val="24"/>
          <w:szCs w:val="24"/>
        </w:rPr>
        <w:t xml:space="preserve"> occurring in late spring, but summer.</w:t>
      </w:r>
    </w:p>
    <w:p w14:paraId="0337FE8B" w14:textId="3F28AB04" w:rsidR="00BC1B8D" w:rsidRDefault="00BC1B8D" w:rsidP="00EB1AAD">
      <w:pPr>
        <w:spacing w:after="0" w:line="480" w:lineRule="auto"/>
        <w:jc w:val="both"/>
        <w:rPr>
          <w:rFonts w:ascii="Times New Roman" w:hAnsi="Times New Roman"/>
          <w:sz w:val="24"/>
          <w:szCs w:val="24"/>
        </w:rPr>
      </w:pPr>
    </w:p>
    <w:p w14:paraId="0EBF1132" w14:textId="5B7B5002" w:rsidR="00BC1B8D" w:rsidRDefault="00BC1B8D" w:rsidP="00EB1AAD">
      <w:pPr>
        <w:spacing w:after="0" w:line="480" w:lineRule="auto"/>
        <w:jc w:val="both"/>
        <w:rPr>
          <w:rFonts w:ascii="Times New Roman" w:hAnsi="Times New Roman"/>
          <w:sz w:val="24"/>
          <w:szCs w:val="24"/>
        </w:rPr>
      </w:pPr>
      <w:r>
        <w:rPr>
          <w:rFonts w:ascii="Times New Roman" w:hAnsi="Times New Roman"/>
          <w:sz w:val="24"/>
          <w:szCs w:val="24"/>
        </w:rPr>
        <w:t xml:space="preserve">The magnitude and duration of this pattern is spatially specific. Stations significantly differed in their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vertAlign w:val="subscript"/>
        </w:rPr>
        <w:t xml:space="preserve">, </w:t>
      </w:r>
      <w:r w:rsidRPr="00851891">
        <w:rPr>
          <w:rFonts w:ascii="Times New Roman" w:hAnsi="Times New Roman"/>
          <w:sz w:val="24"/>
          <w:szCs w:val="24"/>
          <w:vertAlign w:val="subscript"/>
        </w:rPr>
        <w:t>min</w:t>
      </w:r>
      <w:r>
        <w:rPr>
          <w:rFonts w:ascii="Times New Roman" w:hAnsi="Times New Roman"/>
          <w:sz w:val="24"/>
          <w:szCs w:val="24"/>
        </w:rPr>
        <w:t xml:space="preserve"> exposure across seasonal scales, ranging from short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vertAlign w:val="subscript"/>
        </w:rPr>
        <w:t xml:space="preserve">, </w:t>
      </w:r>
      <w:r w:rsidRPr="00851891">
        <w:rPr>
          <w:rFonts w:ascii="Times New Roman" w:hAnsi="Times New Roman"/>
          <w:sz w:val="24"/>
          <w:szCs w:val="24"/>
          <w:vertAlign w:val="subscript"/>
        </w:rPr>
        <w:t>min</w:t>
      </w:r>
      <w:r>
        <w:rPr>
          <w:rFonts w:ascii="Times New Roman" w:hAnsi="Times New Roman"/>
          <w:sz w:val="24"/>
          <w:szCs w:val="24"/>
        </w:rPr>
        <w:t xml:space="preserve"> (only in the fall) to medium (</w:t>
      </w:r>
      <w:r w:rsidR="00CA7037">
        <w:rPr>
          <w:rFonts w:ascii="Times New Roman" w:hAnsi="Times New Roman"/>
          <w:sz w:val="24"/>
          <w:szCs w:val="24"/>
        </w:rPr>
        <w:t>over several months</w:t>
      </w:r>
      <w:r>
        <w:rPr>
          <w:rFonts w:ascii="Times New Roman" w:hAnsi="Times New Roman"/>
          <w:sz w:val="24"/>
          <w:szCs w:val="24"/>
        </w:rPr>
        <w:t xml:space="preserve">) and severe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vertAlign w:val="subscript"/>
        </w:rPr>
        <w:t xml:space="preserve">, </w:t>
      </w:r>
      <w:r w:rsidRPr="00851891">
        <w:rPr>
          <w:rFonts w:ascii="Times New Roman" w:hAnsi="Times New Roman"/>
          <w:sz w:val="24"/>
          <w:szCs w:val="24"/>
          <w:vertAlign w:val="subscript"/>
        </w:rPr>
        <w:t>min</w:t>
      </w:r>
      <w:r>
        <w:rPr>
          <w:rFonts w:ascii="Times New Roman" w:hAnsi="Times New Roman"/>
          <w:sz w:val="24"/>
          <w:szCs w:val="24"/>
        </w:rPr>
        <w:t xml:space="preserve"> (annual) exposure.</w:t>
      </w:r>
      <w:r w:rsidRPr="00851891">
        <w:rPr>
          <w:rFonts w:ascii="Times New Roman" w:hAnsi="Times New Roman"/>
          <w:sz w:val="24"/>
          <w:szCs w:val="24"/>
        </w:rPr>
        <w:t xml:space="preserve"> </w:t>
      </w:r>
      <w:r>
        <w:rPr>
          <w:rFonts w:ascii="Times New Roman" w:hAnsi="Times New Roman"/>
          <w:sz w:val="24"/>
          <w:szCs w:val="24"/>
        </w:rPr>
        <w:t xml:space="preserve">Graphic representations of environmental variability in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r>
        <w:rPr>
          <w:rFonts w:ascii="Times New Roman" w:hAnsi="Times New Roman"/>
          <w:sz w:val="24"/>
          <w:szCs w:val="24"/>
        </w:rPr>
        <w:t xml:space="preserve"> observed at each time interval are shown in Figure 4, respectively. The three station groups defined in Figures 2 and 3 were used for the interpretation of biological responses. Based on the duration of the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vertAlign w:val="subscript"/>
        </w:rPr>
        <w:t xml:space="preserve">, </w:t>
      </w:r>
      <w:r w:rsidRPr="00851891">
        <w:rPr>
          <w:rFonts w:ascii="Times New Roman" w:hAnsi="Times New Roman"/>
          <w:sz w:val="24"/>
          <w:szCs w:val="24"/>
          <w:vertAlign w:val="subscript"/>
        </w:rPr>
        <w:t>min</w:t>
      </w:r>
      <w:r>
        <w:rPr>
          <w:rFonts w:ascii="Times New Roman" w:hAnsi="Times New Roman"/>
          <w:sz w:val="24"/>
          <w:szCs w:val="24"/>
        </w:rPr>
        <w:t xml:space="preserve">, we can determine the extent of organismal exposure to the most unfavorable exposure to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vertAlign w:val="subscript"/>
        </w:rPr>
        <w:t xml:space="preserve">, </w:t>
      </w:r>
      <w:r w:rsidRPr="00851891">
        <w:rPr>
          <w:rFonts w:ascii="Times New Roman" w:hAnsi="Times New Roman"/>
          <w:sz w:val="24"/>
          <w:szCs w:val="24"/>
          <w:vertAlign w:val="subscript"/>
        </w:rPr>
        <w:t>min</w:t>
      </w:r>
      <w:r>
        <w:rPr>
          <w:rFonts w:ascii="Times New Roman" w:hAnsi="Times New Roman"/>
          <w:sz w:val="24"/>
          <w:szCs w:val="24"/>
        </w:rPr>
        <w:t xml:space="preserve">. </w:t>
      </w:r>
      <w:r w:rsidRPr="00851891">
        <w:rPr>
          <w:rFonts w:ascii="Times New Roman" w:hAnsi="Times New Roman"/>
          <w:sz w:val="24"/>
          <w:szCs w:val="24"/>
        </w:rPr>
        <w:t xml:space="preserve"> </w:t>
      </w:r>
    </w:p>
    <w:p w14:paraId="266A2EA4" w14:textId="3AC67F9F" w:rsidR="0084406A" w:rsidRDefault="00BC1B8D" w:rsidP="00EB1AAD">
      <w:pPr>
        <w:spacing w:after="0" w:line="480" w:lineRule="auto"/>
        <w:jc w:val="both"/>
        <w:rPr>
          <w:rFonts w:ascii="Times New Roman" w:hAnsi="Times New Roman"/>
          <w:sz w:val="24"/>
          <w:szCs w:val="24"/>
        </w:rPr>
      </w:pPr>
      <w:r>
        <w:rPr>
          <w:rFonts w:ascii="Times New Roman" w:hAnsi="Times New Roman"/>
          <w:sz w:val="24"/>
          <w:szCs w:val="24"/>
        </w:rPr>
        <w:lastRenderedPageBreak/>
        <w:t xml:space="preserve">With respect to spatial variability, different types of </w:t>
      </w:r>
      <w:r w:rsidR="0045378B">
        <w:rPr>
          <w:rFonts w:ascii="Times New Roman" w:hAnsi="Times New Roman"/>
          <w:sz w:val="24"/>
          <w:szCs w:val="24"/>
        </w:rPr>
        <w:t>environmental</w:t>
      </w:r>
      <w:r w:rsidR="00CA7037">
        <w:rPr>
          <w:rFonts w:ascii="Times New Roman" w:hAnsi="Times New Roman"/>
          <w:sz w:val="24"/>
          <w:szCs w:val="24"/>
        </w:rPr>
        <w:t xml:space="preserve"> settings</w:t>
      </w:r>
      <w:r>
        <w:rPr>
          <w:rFonts w:ascii="Times New Roman" w:hAnsi="Times New Roman"/>
          <w:sz w:val="24"/>
          <w:szCs w:val="24"/>
        </w:rPr>
        <w:t xml:space="preserve"> show seasonally distinct patterns in </w:t>
      </w:r>
      <w:proofErr w:type="spellStart"/>
      <w:r>
        <w:rPr>
          <w:rFonts w:ascii="Arial" w:hAnsi="Arial" w:cs="Arial"/>
          <w:sz w:val="24"/>
          <w:szCs w:val="24"/>
        </w:rPr>
        <w:t>Ω</w:t>
      </w:r>
      <w:r w:rsidRPr="008B054A">
        <w:rPr>
          <w:rFonts w:ascii="Times New Roman" w:hAnsi="Times New Roman"/>
          <w:sz w:val="24"/>
          <w:szCs w:val="24"/>
          <w:vertAlign w:val="subscript"/>
        </w:rPr>
        <w:t>ar</w:t>
      </w:r>
      <w:proofErr w:type="spellEnd"/>
      <w:r>
        <w:rPr>
          <w:rFonts w:ascii="Times New Roman" w:hAnsi="Times New Roman"/>
          <w:sz w:val="24"/>
          <w:szCs w:val="24"/>
          <w:vertAlign w:val="subscript"/>
        </w:rPr>
        <w:t xml:space="preserve">, </w:t>
      </w:r>
      <w:r w:rsidRPr="00851891">
        <w:rPr>
          <w:rFonts w:ascii="Times New Roman" w:hAnsi="Times New Roman"/>
          <w:sz w:val="24"/>
          <w:szCs w:val="24"/>
          <w:vertAlign w:val="subscript"/>
        </w:rPr>
        <w:t>min</w:t>
      </w:r>
      <w:r>
        <w:rPr>
          <w:rFonts w:ascii="Times New Roman" w:hAnsi="Times New Roman"/>
          <w:sz w:val="24"/>
          <w:szCs w:val="24"/>
        </w:rPr>
        <w:t xml:space="preserve"> exposure, for example </w:t>
      </w:r>
      <w:r w:rsidR="00780A16">
        <w:rPr>
          <w:rFonts w:ascii="Times New Roman" w:hAnsi="Times New Roman"/>
          <w:sz w:val="24"/>
          <w:szCs w:val="24"/>
        </w:rPr>
        <w:t xml:space="preserve">the </w:t>
      </w:r>
      <w:r>
        <w:rPr>
          <w:rFonts w:ascii="Times New Roman" w:hAnsi="Times New Roman"/>
          <w:sz w:val="24"/>
          <w:szCs w:val="24"/>
        </w:rPr>
        <w:t xml:space="preserve">prolonged shallow </w:t>
      </w:r>
      <w:proofErr w:type="spellStart"/>
      <w:r>
        <w:rPr>
          <w:rFonts w:ascii="Times New Roman" w:hAnsi="Times New Roman"/>
          <w:sz w:val="24"/>
          <w:szCs w:val="24"/>
        </w:rPr>
        <w:t>embayments</w:t>
      </w:r>
      <w:proofErr w:type="spellEnd"/>
      <w:r>
        <w:rPr>
          <w:rFonts w:ascii="Times New Roman" w:hAnsi="Times New Roman"/>
          <w:sz w:val="24"/>
          <w:szCs w:val="24"/>
        </w:rPr>
        <w:t xml:space="preserve"> of Hood Canal and South Sound Bay compared to the vertically mixed Central Basin.  The </w:t>
      </w:r>
      <w:r w:rsidR="0045378B">
        <w:rPr>
          <w:rFonts w:ascii="Times New Roman" w:hAnsi="Times New Roman"/>
          <w:sz w:val="24"/>
          <w:szCs w:val="24"/>
        </w:rPr>
        <w:t xml:space="preserve">similarities in seasonal </w:t>
      </w:r>
      <w:proofErr w:type="spellStart"/>
      <w:r w:rsidR="0045378B">
        <w:rPr>
          <w:rFonts w:ascii="Arial" w:hAnsi="Arial" w:cs="Arial"/>
          <w:sz w:val="24"/>
          <w:szCs w:val="24"/>
        </w:rPr>
        <w:t>Ω</w:t>
      </w:r>
      <w:r w:rsidR="0045378B" w:rsidRPr="008B054A">
        <w:rPr>
          <w:rFonts w:ascii="Times New Roman" w:hAnsi="Times New Roman"/>
          <w:sz w:val="24"/>
          <w:szCs w:val="24"/>
          <w:vertAlign w:val="subscript"/>
        </w:rPr>
        <w:t>ar</w:t>
      </w:r>
      <w:proofErr w:type="spellEnd"/>
      <w:r w:rsidR="0045378B">
        <w:rPr>
          <w:rFonts w:ascii="Times New Roman" w:hAnsi="Times New Roman"/>
          <w:sz w:val="24"/>
          <w:szCs w:val="24"/>
          <w:vertAlign w:val="subscript"/>
        </w:rPr>
        <w:t xml:space="preserve">, </w:t>
      </w:r>
      <w:r w:rsidR="0045378B" w:rsidRPr="00851891">
        <w:rPr>
          <w:rFonts w:ascii="Times New Roman" w:hAnsi="Times New Roman"/>
          <w:sz w:val="24"/>
          <w:szCs w:val="24"/>
          <w:vertAlign w:val="subscript"/>
        </w:rPr>
        <w:t>min</w:t>
      </w:r>
      <w:r w:rsidR="0045378B">
        <w:rPr>
          <w:rFonts w:ascii="Times New Roman" w:hAnsi="Times New Roman"/>
          <w:sz w:val="24"/>
          <w:szCs w:val="24"/>
        </w:rPr>
        <w:t xml:space="preserve"> exposure </w:t>
      </w:r>
      <w:r>
        <w:rPr>
          <w:rFonts w:ascii="Times New Roman" w:hAnsi="Times New Roman"/>
          <w:sz w:val="24"/>
          <w:szCs w:val="24"/>
        </w:rPr>
        <w:t xml:space="preserve">across different habitats that are under control of physical-chemical drivers were elucidated based on cluster and PCA analyses. </w:t>
      </w:r>
      <w:r w:rsidR="0084406A">
        <w:rPr>
          <w:rFonts w:ascii="Times New Roman" w:hAnsi="Times New Roman"/>
          <w:sz w:val="24"/>
          <w:szCs w:val="24"/>
        </w:rPr>
        <w:t>C</w:t>
      </w:r>
      <w:r>
        <w:rPr>
          <w:rFonts w:ascii="Times New Roman" w:hAnsi="Times New Roman"/>
          <w:sz w:val="24"/>
          <w:szCs w:val="24"/>
        </w:rPr>
        <w:t xml:space="preserve">luster analyses based on the primary oceanic and carbonate chemistry variables (salinity, temperature, DO, and </w:t>
      </w:r>
      <w:proofErr w:type="spellStart"/>
      <w:r>
        <w:rPr>
          <w:rFonts w:ascii="Arial" w:hAnsi="Arial" w:cs="Arial"/>
          <w:sz w:val="24"/>
          <w:szCs w:val="24"/>
        </w:rPr>
        <w:t>Ω</w:t>
      </w:r>
      <w:r w:rsidRPr="00F80FF6">
        <w:rPr>
          <w:rFonts w:ascii="Times New Roman" w:hAnsi="Times New Roman"/>
          <w:sz w:val="24"/>
          <w:szCs w:val="24"/>
          <w:vertAlign w:val="subscript"/>
        </w:rPr>
        <w:t>ar</w:t>
      </w:r>
      <w:proofErr w:type="spellEnd"/>
      <w:r>
        <w:rPr>
          <w:rFonts w:ascii="Times New Roman" w:hAnsi="Times New Roman"/>
          <w:sz w:val="24"/>
          <w:szCs w:val="24"/>
        </w:rPr>
        <w:t xml:space="preserve">) for each month provided a consistent separation of sites into three groups (Figure 2). </w:t>
      </w:r>
      <w:r w:rsidR="0084406A">
        <w:rPr>
          <w:rFonts w:ascii="Times New Roman" w:hAnsi="Times New Roman"/>
          <w:sz w:val="24"/>
          <w:szCs w:val="24"/>
        </w:rPr>
        <w:t xml:space="preserve"> Station 22 was consistently shown to be different from the rest of the stations, whereas stations 4, 12, and 402 and stations 8, 28, and 38 were characterized as having similar environmental variables within each group for each season.  A minor exception to this overall pattern was observed in April when station 28 was more similar to station 22. </w:t>
      </w:r>
    </w:p>
    <w:p w14:paraId="70FAD648" w14:textId="77777777" w:rsidR="0084406A" w:rsidRDefault="0084406A" w:rsidP="00EB1AAD">
      <w:pPr>
        <w:spacing w:after="0" w:line="480" w:lineRule="auto"/>
        <w:jc w:val="both"/>
        <w:rPr>
          <w:rFonts w:ascii="Times New Roman" w:hAnsi="Times New Roman"/>
          <w:sz w:val="24"/>
          <w:szCs w:val="24"/>
        </w:rPr>
      </w:pPr>
    </w:p>
    <w:p w14:paraId="719AF720" w14:textId="61FB794C" w:rsidR="0084406A" w:rsidRDefault="0084406A" w:rsidP="00EB1AAD">
      <w:pPr>
        <w:spacing w:after="0" w:line="480" w:lineRule="auto"/>
        <w:jc w:val="both"/>
        <w:rPr>
          <w:rFonts w:ascii="Times New Roman" w:hAnsi="Times New Roman"/>
          <w:sz w:val="24"/>
          <w:szCs w:val="24"/>
        </w:rPr>
      </w:pPr>
      <w:r>
        <w:rPr>
          <w:rFonts w:ascii="Times New Roman" w:hAnsi="Times New Roman"/>
          <w:sz w:val="24"/>
          <w:szCs w:val="24"/>
        </w:rPr>
        <w:t xml:space="preserve">The general site groupings in Figure 2 were also supported by results from a PCA (Figure 3). </w:t>
      </w:r>
    </w:p>
    <w:p w14:paraId="0658D567" w14:textId="4BA1DDCF" w:rsidR="0084406A" w:rsidRDefault="0084406A" w:rsidP="00EB1AAD">
      <w:pPr>
        <w:spacing w:after="0" w:line="480" w:lineRule="auto"/>
        <w:jc w:val="both"/>
        <w:rPr>
          <w:rFonts w:ascii="Times New Roman" w:hAnsi="Times New Roman"/>
          <w:sz w:val="24"/>
          <w:szCs w:val="24"/>
        </w:rPr>
      </w:pPr>
      <w:r>
        <w:rPr>
          <w:rFonts w:ascii="Times New Roman" w:hAnsi="Times New Roman"/>
          <w:sz w:val="24"/>
          <w:szCs w:val="24"/>
        </w:rPr>
        <w:t xml:space="preserve"> Observations across months and sample years explained 50% in the first axis and 27% in the second axis of the variance among salinity, temperature, DO, and </w:t>
      </w:r>
      <w:proofErr w:type="spellStart"/>
      <w:r>
        <w:rPr>
          <w:rFonts w:ascii="Arial" w:hAnsi="Arial" w:cs="Arial"/>
          <w:sz w:val="24"/>
          <w:szCs w:val="24"/>
        </w:rPr>
        <w:t>Ω</w:t>
      </w:r>
      <w:r w:rsidRPr="00435738">
        <w:rPr>
          <w:rFonts w:ascii="Times New Roman" w:hAnsi="Times New Roman"/>
          <w:sz w:val="24"/>
          <w:szCs w:val="24"/>
          <w:vertAlign w:val="subscript"/>
        </w:rPr>
        <w:t>ar</w:t>
      </w:r>
      <w:proofErr w:type="spellEnd"/>
      <w:r>
        <w:rPr>
          <w:rFonts w:ascii="Times New Roman" w:hAnsi="Times New Roman"/>
          <w:sz w:val="24"/>
          <w:szCs w:val="24"/>
        </w:rPr>
        <w:t xml:space="preserve"> at the sample sites.  The first axis explained a gradient between DO and </w:t>
      </w:r>
      <w:proofErr w:type="spellStart"/>
      <w:r>
        <w:rPr>
          <w:rFonts w:ascii="Arial" w:hAnsi="Arial" w:cs="Arial"/>
          <w:sz w:val="24"/>
          <w:szCs w:val="24"/>
        </w:rPr>
        <w:t>Ω</w:t>
      </w:r>
      <w:r w:rsidRPr="00435738">
        <w:rPr>
          <w:rFonts w:ascii="Times New Roman" w:hAnsi="Times New Roman"/>
          <w:sz w:val="24"/>
          <w:szCs w:val="24"/>
          <w:vertAlign w:val="subscript"/>
        </w:rPr>
        <w:t>a</w:t>
      </w:r>
      <w:r w:rsidR="00780A16">
        <w:rPr>
          <w:rFonts w:ascii="Times New Roman" w:hAnsi="Times New Roman"/>
          <w:sz w:val="24"/>
          <w:szCs w:val="24"/>
          <w:vertAlign w:val="subscript"/>
        </w:rPr>
        <w:t>r</w:t>
      </w:r>
      <w:proofErr w:type="spellEnd"/>
      <w:r w:rsidR="00780A16">
        <w:rPr>
          <w:rFonts w:ascii="Times New Roman" w:hAnsi="Times New Roman"/>
          <w:sz w:val="24"/>
          <w:szCs w:val="24"/>
          <w:vertAlign w:val="subscript"/>
        </w:rPr>
        <w:t xml:space="preserve"> </w:t>
      </w:r>
      <w:r>
        <w:rPr>
          <w:rFonts w:ascii="Times New Roman" w:hAnsi="Times New Roman"/>
          <w:sz w:val="24"/>
          <w:szCs w:val="24"/>
        </w:rPr>
        <w:t xml:space="preserve">that was opposed with water temperature (Figure 3, left plot).  The second axis primarily described a salinity gradient with negative loadings on the axis described by higher salinity.  As such, observations for station 22 that was located closer to the Salish Sea (Figure 1) were more closely associated with the salinity vector (group 1).  Observations for group 2 (stations 8, 38, 28) were associated with the DO and </w:t>
      </w:r>
      <w:proofErr w:type="spellStart"/>
      <w:r>
        <w:rPr>
          <w:rFonts w:ascii="Arial" w:hAnsi="Arial" w:cs="Arial"/>
          <w:sz w:val="24"/>
          <w:szCs w:val="24"/>
        </w:rPr>
        <w:t>Ω</w:t>
      </w:r>
      <w:r w:rsidRPr="00435738">
        <w:rPr>
          <w:rFonts w:ascii="Times New Roman" w:hAnsi="Times New Roman"/>
          <w:sz w:val="24"/>
          <w:szCs w:val="24"/>
          <w:vertAlign w:val="subscript"/>
        </w:rPr>
        <w:t>ar</w:t>
      </w:r>
      <w:proofErr w:type="spellEnd"/>
      <w:r>
        <w:rPr>
          <w:rFonts w:ascii="Times New Roman" w:hAnsi="Times New Roman"/>
          <w:sz w:val="24"/>
          <w:szCs w:val="24"/>
        </w:rPr>
        <w:t xml:space="preserve"> vectors and observations for group 3 (stations 4, 12, 402) were associated with the temperature vector (Figure 3, right plot).  The site points in Figure 3 (left plot) were also sized by type III dissolution of </w:t>
      </w:r>
      <w:r>
        <w:rPr>
          <w:rFonts w:ascii="Times New Roman" w:hAnsi="Times New Roman"/>
          <w:sz w:val="24"/>
          <w:szCs w:val="24"/>
        </w:rPr>
        <w:lastRenderedPageBreak/>
        <w:t xml:space="preserve">pteropods and a general pattern of greater dissolution was associated with positive values on the second principal component axis and negative values for the first principal component axis.  </w:t>
      </w:r>
    </w:p>
    <w:p w14:paraId="50DE8AE3" w14:textId="77777777" w:rsidR="00BC1B8D" w:rsidRDefault="00BC1B8D" w:rsidP="00EB1AAD">
      <w:pPr>
        <w:spacing w:after="0" w:line="480" w:lineRule="auto"/>
        <w:jc w:val="both"/>
        <w:rPr>
          <w:rFonts w:ascii="Times New Roman" w:hAnsi="Times New Roman"/>
          <w:sz w:val="24"/>
          <w:szCs w:val="24"/>
        </w:rPr>
      </w:pPr>
    </w:p>
    <w:p w14:paraId="2EAA81DE" w14:textId="24B93A04" w:rsidR="004A0B92" w:rsidRPr="00EB1AAD" w:rsidRDefault="0084406A" w:rsidP="00EB1AAD">
      <w:pPr>
        <w:spacing w:after="0" w:line="480" w:lineRule="auto"/>
        <w:jc w:val="both"/>
        <w:rPr>
          <w:rFonts w:ascii="Times New Roman" w:hAnsi="Times New Roman"/>
          <w:sz w:val="24"/>
          <w:szCs w:val="24"/>
        </w:rPr>
      </w:pPr>
      <w:r w:rsidRPr="000C78BD">
        <w:rPr>
          <w:rFonts w:ascii="Times New Roman" w:hAnsi="Times New Roman"/>
          <w:sz w:val="24"/>
          <w:szCs w:val="24"/>
        </w:rPr>
        <w:t xml:space="preserve">Supported by the clustering and PCA, there are three different patterns of </w:t>
      </w:r>
      <w:proofErr w:type="spellStart"/>
      <w:r w:rsidRPr="000C78BD">
        <w:rPr>
          <w:rFonts w:ascii="Times New Roman" w:hAnsi="Times New Roman"/>
          <w:sz w:val="24"/>
          <w:szCs w:val="24"/>
        </w:rPr>
        <w:t>subhabitats</w:t>
      </w:r>
      <w:proofErr w:type="spellEnd"/>
      <w:r w:rsidRPr="000C78BD">
        <w:rPr>
          <w:rFonts w:ascii="Times New Roman" w:hAnsi="Times New Roman"/>
          <w:sz w:val="24"/>
          <w:szCs w:val="24"/>
        </w:rPr>
        <w:t xml:space="preserve"> with specific magnitude of seasonal evolution of</w:t>
      </w:r>
      <w:r w:rsidRPr="000C78BD">
        <w:rPr>
          <w:rFonts w:ascii="Times New Roman" w:hAnsi="Times New Roman"/>
          <w:sz w:val="24"/>
          <w:szCs w:val="24"/>
          <w:vertAlign w:val="subscript"/>
        </w:rPr>
        <w:t xml:space="preserve"> </w:t>
      </w:r>
      <w:proofErr w:type="spellStart"/>
      <w:r w:rsidRPr="000C78BD">
        <w:rPr>
          <w:rFonts w:ascii="Arial" w:hAnsi="Arial" w:cs="Arial"/>
          <w:sz w:val="24"/>
          <w:szCs w:val="24"/>
        </w:rPr>
        <w:t>Ω</w:t>
      </w:r>
      <w:r w:rsidRPr="000C78BD">
        <w:rPr>
          <w:rFonts w:ascii="Times New Roman" w:hAnsi="Times New Roman"/>
          <w:sz w:val="24"/>
          <w:szCs w:val="24"/>
          <w:vertAlign w:val="subscript"/>
        </w:rPr>
        <w:t>ar,min</w:t>
      </w:r>
      <w:proofErr w:type="spellEnd"/>
      <w:r w:rsidR="0045378B" w:rsidRPr="000C78BD">
        <w:rPr>
          <w:rFonts w:ascii="Times New Roman" w:hAnsi="Times New Roman"/>
          <w:sz w:val="24"/>
          <w:szCs w:val="24"/>
          <w:vertAlign w:val="subscript"/>
        </w:rPr>
        <w:t xml:space="preserve"> </w:t>
      </w:r>
      <w:r w:rsidR="000C78BD" w:rsidRPr="000C78BD">
        <w:rPr>
          <w:rFonts w:ascii="Times New Roman" w:hAnsi="Times New Roman"/>
          <w:sz w:val="24"/>
          <w:szCs w:val="24"/>
        </w:rPr>
        <w:t xml:space="preserve">as the main </w:t>
      </w:r>
      <w:r w:rsidR="000C78BD">
        <w:rPr>
          <w:rFonts w:ascii="Times New Roman" w:hAnsi="Times New Roman"/>
          <w:sz w:val="24"/>
          <w:szCs w:val="24"/>
        </w:rPr>
        <w:t>d</w:t>
      </w:r>
      <w:r w:rsidR="000C78BD" w:rsidRPr="000C78BD">
        <w:rPr>
          <w:rFonts w:ascii="Times New Roman" w:hAnsi="Times New Roman"/>
          <w:sz w:val="24"/>
          <w:szCs w:val="24"/>
        </w:rPr>
        <w:t>rivers that were</w:t>
      </w:r>
      <w:r w:rsidR="000C78BD">
        <w:rPr>
          <w:rFonts w:ascii="Times New Roman" w:hAnsi="Times New Roman"/>
          <w:sz w:val="24"/>
          <w:szCs w:val="24"/>
          <w:vertAlign w:val="subscript"/>
        </w:rPr>
        <w:t xml:space="preserve"> </w:t>
      </w:r>
      <w:r w:rsidR="000C78BD">
        <w:rPr>
          <w:rFonts w:ascii="Times New Roman" w:hAnsi="Times New Roman"/>
          <w:sz w:val="24"/>
          <w:szCs w:val="24"/>
        </w:rPr>
        <w:t>categorized as following:</w:t>
      </w:r>
    </w:p>
    <w:p w14:paraId="6E25F314" w14:textId="2BA43557" w:rsidR="00BC1B8D" w:rsidRDefault="00DD73CC" w:rsidP="00EB1AAD">
      <w:pPr>
        <w:spacing w:after="0" w:line="480" w:lineRule="auto"/>
        <w:jc w:val="both"/>
        <w:rPr>
          <w:rFonts w:ascii="Times New Roman" w:hAnsi="Times New Roman"/>
          <w:sz w:val="24"/>
          <w:szCs w:val="24"/>
        </w:rPr>
      </w:pPr>
      <w:r w:rsidRPr="000C78BD">
        <w:rPr>
          <w:rFonts w:ascii="Times New Roman" w:hAnsi="Times New Roman"/>
          <w:i/>
          <w:sz w:val="24"/>
          <w:szCs w:val="24"/>
        </w:rPr>
        <w:t xml:space="preserve"> </w:t>
      </w:r>
      <w:proofErr w:type="spellStart"/>
      <w:r w:rsidRPr="000C78BD">
        <w:rPr>
          <w:rFonts w:ascii="Times New Roman" w:hAnsi="Times New Roman"/>
          <w:i/>
          <w:sz w:val="24"/>
          <w:szCs w:val="24"/>
        </w:rPr>
        <w:t>Subhabitat</w:t>
      </w:r>
      <w:proofErr w:type="spellEnd"/>
      <w:r w:rsidRPr="000C78BD">
        <w:rPr>
          <w:rFonts w:ascii="Times New Roman" w:hAnsi="Times New Roman"/>
          <w:i/>
          <w:sz w:val="24"/>
          <w:szCs w:val="24"/>
        </w:rPr>
        <w:t xml:space="preserve"> 1</w:t>
      </w:r>
      <w:r>
        <w:rPr>
          <w:rFonts w:ascii="Times New Roman" w:hAnsi="Times New Roman"/>
          <w:sz w:val="24"/>
          <w:szCs w:val="24"/>
        </w:rPr>
        <w:t xml:space="preserve">: </w:t>
      </w:r>
      <w:r w:rsidR="00BC1B8D">
        <w:rPr>
          <w:rFonts w:ascii="Times New Roman" w:hAnsi="Times New Roman"/>
          <w:sz w:val="24"/>
          <w:szCs w:val="24"/>
        </w:rPr>
        <w:t>In th</w:t>
      </w:r>
      <w:r>
        <w:rPr>
          <w:rFonts w:ascii="Times New Roman" w:hAnsi="Times New Roman"/>
          <w:sz w:val="24"/>
          <w:szCs w:val="24"/>
        </w:rPr>
        <w:t>is</w:t>
      </w:r>
      <w:r w:rsidR="00BC1B8D">
        <w:rPr>
          <w:rFonts w:ascii="Times New Roman" w:hAnsi="Times New Roman"/>
          <w:sz w:val="24"/>
          <w:szCs w:val="24"/>
        </w:rPr>
        <w:t xml:space="preserve"> habitat</w:t>
      </w:r>
      <w:r w:rsidR="00BC1B8D" w:rsidRPr="008B054A">
        <w:rPr>
          <w:rFonts w:ascii="Times New Roman" w:hAnsi="Times New Roman"/>
          <w:sz w:val="24"/>
          <w:szCs w:val="24"/>
        </w:rPr>
        <w:t xml:space="preserve"> </w:t>
      </w:r>
      <w:r w:rsidR="00BC1B8D">
        <w:rPr>
          <w:rFonts w:ascii="Times New Roman" w:hAnsi="Times New Roman"/>
          <w:sz w:val="24"/>
          <w:szCs w:val="24"/>
        </w:rPr>
        <w:t xml:space="preserve">with strong vertical mixing </w:t>
      </w:r>
      <w:r w:rsidR="00BC1B8D" w:rsidRPr="008B054A">
        <w:rPr>
          <w:rFonts w:ascii="Times New Roman" w:hAnsi="Times New Roman"/>
          <w:sz w:val="24"/>
          <w:szCs w:val="24"/>
        </w:rPr>
        <w:t>(</w:t>
      </w:r>
      <w:r w:rsidR="00BC1B8D">
        <w:rPr>
          <w:rFonts w:ascii="Times New Roman" w:hAnsi="Times New Roman"/>
          <w:sz w:val="24"/>
          <w:szCs w:val="24"/>
        </w:rPr>
        <w:t xml:space="preserve">‘mild exposure </w:t>
      </w:r>
      <w:proofErr w:type="spellStart"/>
      <w:r w:rsidR="00BC1B8D">
        <w:rPr>
          <w:rFonts w:ascii="Times New Roman" w:hAnsi="Times New Roman"/>
          <w:sz w:val="24"/>
          <w:szCs w:val="24"/>
        </w:rPr>
        <w:t>subhabitat</w:t>
      </w:r>
      <w:proofErr w:type="spellEnd"/>
      <w:r w:rsidR="008F1384">
        <w:rPr>
          <w:rFonts w:ascii="Times New Roman" w:hAnsi="Times New Roman"/>
          <w:sz w:val="24"/>
          <w:szCs w:val="24"/>
        </w:rPr>
        <w:t xml:space="preserve">, station number </w:t>
      </w:r>
      <w:r w:rsidR="00BC1B8D" w:rsidRPr="008B054A">
        <w:rPr>
          <w:rFonts w:ascii="Times New Roman" w:hAnsi="Times New Roman"/>
          <w:sz w:val="24"/>
          <w:szCs w:val="24"/>
        </w:rPr>
        <w:t>#22)</w:t>
      </w:r>
      <w:r w:rsidR="00BC1B8D">
        <w:rPr>
          <w:rFonts w:ascii="Times New Roman" w:hAnsi="Times New Roman"/>
          <w:sz w:val="24"/>
          <w:szCs w:val="24"/>
        </w:rPr>
        <w:t>, the variability is minimal, with the magnitude of the conditions</w:t>
      </w:r>
      <w:r w:rsidR="00BC1B8D">
        <w:rPr>
          <w:rFonts w:ascii="Times New Roman" w:hAnsi="Times New Roman"/>
          <w:sz w:val="24"/>
          <w:szCs w:val="24"/>
          <w:vertAlign w:val="subscript"/>
        </w:rPr>
        <w:t xml:space="preserve"> </w:t>
      </w:r>
      <w:r w:rsidR="00BC1B8D">
        <w:rPr>
          <w:rFonts w:ascii="Times New Roman" w:hAnsi="Times New Roman"/>
          <w:sz w:val="24"/>
          <w:szCs w:val="24"/>
        </w:rPr>
        <w:t>rounding around near-saturation (</w:t>
      </w:r>
      <w:proofErr w:type="spellStart"/>
      <w:r w:rsidR="00BC1B8D">
        <w:rPr>
          <w:rFonts w:ascii="Arial" w:hAnsi="Arial" w:cs="Arial"/>
          <w:sz w:val="24"/>
          <w:szCs w:val="24"/>
        </w:rPr>
        <w:t>Ω</w:t>
      </w:r>
      <w:r w:rsidR="00BC1B8D" w:rsidRPr="008B054A">
        <w:rPr>
          <w:rFonts w:ascii="Times New Roman" w:hAnsi="Times New Roman"/>
          <w:sz w:val="24"/>
          <w:szCs w:val="24"/>
          <w:vertAlign w:val="subscript"/>
        </w:rPr>
        <w:t>ar</w:t>
      </w:r>
      <w:proofErr w:type="spellEnd"/>
      <w:r w:rsidR="00BC1B8D">
        <w:rPr>
          <w:rFonts w:ascii="Times New Roman" w:hAnsi="Times New Roman"/>
          <w:sz w:val="24"/>
          <w:szCs w:val="24"/>
        </w:rPr>
        <w:t xml:space="preserve">) </w:t>
      </w:r>
      <w:r w:rsidR="00BC1B8D" w:rsidRPr="008B054A">
        <w:rPr>
          <w:rFonts w:ascii="Times New Roman" w:hAnsi="Times New Roman"/>
          <w:sz w:val="24"/>
          <w:szCs w:val="24"/>
        </w:rPr>
        <w:t xml:space="preserve">on a seasonal to annual basis (Figure </w:t>
      </w:r>
      <w:r w:rsidR="00BC1B8D">
        <w:rPr>
          <w:rFonts w:ascii="Times New Roman" w:hAnsi="Times New Roman"/>
          <w:sz w:val="24"/>
          <w:szCs w:val="24"/>
        </w:rPr>
        <w:t>4</w:t>
      </w:r>
      <w:r w:rsidR="00BC1B8D" w:rsidRPr="008B054A">
        <w:rPr>
          <w:rFonts w:ascii="Times New Roman" w:hAnsi="Times New Roman"/>
          <w:sz w:val="24"/>
          <w:szCs w:val="24"/>
        </w:rPr>
        <w:t xml:space="preserve">). </w:t>
      </w:r>
      <w:r w:rsidR="00BC1B8D">
        <w:rPr>
          <w:rFonts w:ascii="Times New Roman" w:hAnsi="Times New Roman"/>
          <w:sz w:val="24"/>
          <w:szCs w:val="24"/>
        </w:rPr>
        <w:t xml:space="preserve">The organisms at </w:t>
      </w:r>
      <w:proofErr w:type="gramStart"/>
      <w:r w:rsidR="00BC1B8D">
        <w:rPr>
          <w:rFonts w:ascii="Times New Roman" w:hAnsi="Times New Roman"/>
          <w:sz w:val="24"/>
          <w:szCs w:val="24"/>
        </w:rPr>
        <w:t>these station</w:t>
      </w:r>
      <w:proofErr w:type="gramEnd"/>
      <w:r w:rsidR="00BC1B8D" w:rsidRPr="008B054A">
        <w:rPr>
          <w:rFonts w:ascii="Times New Roman" w:hAnsi="Times New Roman"/>
          <w:sz w:val="24"/>
          <w:szCs w:val="24"/>
        </w:rPr>
        <w:t xml:space="preserve"> experience short duration to Ω</w:t>
      </w:r>
      <w:proofErr w:type="spellStart"/>
      <w:r w:rsidR="00BC1B8D" w:rsidRPr="00BE2EE3">
        <w:rPr>
          <w:rFonts w:ascii="Times New Roman" w:hAnsi="Times New Roman"/>
          <w:sz w:val="24"/>
          <w:szCs w:val="24"/>
          <w:vertAlign w:val="subscript"/>
        </w:rPr>
        <w:t>ar,min</w:t>
      </w:r>
      <w:proofErr w:type="spellEnd"/>
      <w:r w:rsidR="00BC1B8D" w:rsidRPr="00BE2EE3">
        <w:rPr>
          <w:rFonts w:ascii="Times New Roman" w:hAnsi="Times New Roman"/>
          <w:sz w:val="24"/>
          <w:szCs w:val="24"/>
          <w:vertAlign w:val="subscript"/>
        </w:rPr>
        <w:t xml:space="preserve"> </w:t>
      </w:r>
      <w:r w:rsidR="00BC1B8D" w:rsidRPr="008B054A">
        <w:rPr>
          <w:rFonts w:ascii="Times New Roman" w:hAnsi="Times New Roman"/>
          <w:sz w:val="24"/>
          <w:szCs w:val="24"/>
        </w:rPr>
        <w:t xml:space="preserve">&lt;1 during the intense autumn respiration conditions, with </w:t>
      </w:r>
      <w:proofErr w:type="spellStart"/>
      <w:r w:rsidR="00BC1B8D">
        <w:rPr>
          <w:rFonts w:ascii="Arial" w:hAnsi="Arial" w:cs="Arial"/>
          <w:sz w:val="24"/>
          <w:szCs w:val="24"/>
        </w:rPr>
        <w:t>Ω</w:t>
      </w:r>
      <w:r w:rsidR="00BC1B8D" w:rsidRPr="008B054A">
        <w:rPr>
          <w:rFonts w:ascii="Times New Roman" w:hAnsi="Times New Roman"/>
          <w:sz w:val="24"/>
          <w:szCs w:val="24"/>
          <w:vertAlign w:val="subscript"/>
        </w:rPr>
        <w:t>ar</w:t>
      </w:r>
      <w:r w:rsidR="00BC1B8D">
        <w:rPr>
          <w:rFonts w:ascii="Times New Roman" w:hAnsi="Times New Roman"/>
          <w:sz w:val="24"/>
          <w:szCs w:val="24"/>
          <w:vertAlign w:val="subscript"/>
        </w:rPr>
        <w:t>,min</w:t>
      </w:r>
      <w:proofErr w:type="spellEnd"/>
      <w:r w:rsidR="00BC1B8D" w:rsidRPr="008B054A">
        <w:rPr>
          <w:rFonts w:ascii="Times New Roman" w:hAnsi="Times New Roman"/>
          <w:sz w:val="24"/>
          <w:szCs w:val="24"/>
        </w:rPr>
        <w:t xml:space="preserve"> not </w:t>
      </w:r>
      <w:r w:rsidR="008F1384">
        <w:rPr>
          <w:rFonts w:ascii="Times New Roman" w:hAnsi="Times New Roman"/>
          <w:sz w:val="24"/>
          <w:szCs w:val="24"/>
        </w:rPr>
        <w:t>going</w:t>
      </w:r>
      <w:r w:rsidR="00BC1B8D" w:rsidRPr="008B054A">
        <w:rPr>
          <w:rFonts w:ascii="Times New Roman" w:hAnsi="Times New Roman"/>
          <w:sz w:val="24"/>
          <w:szCs w:val="24"/>
        </w:rPr>
        <w:t xml:space="preserve"> </w:t>
      </w:r>
      <w:r w:rsidR="008F1384">
        <w:rPr>
          <w:rFonts w:ascii="Times New Roman" w:hAnsi="Times New Roman"/>
          <w:sz w:val="24"/>
          <w:szCs w:val="24"/>
        </w:rPr>
        <w:t>below</w:t>
      </w:r>
      <w:r w:rsidR="00BC1B8D" w:rsidRPr="008B054A">
        <w:rPr>
          <w:rFonts w:ascii="Times New Roman" w:hAnsi="Times New Roman"/>
          <w:sz w:val="24"/>
          <w:szCs w:val="24"/>
        </w:rPr>
        <w:t xml:space="preserve"> 0.75. Although these conditions might extent into winter period before the conditions improve in the early spring, th</w:t>
      </w:r>
      <w:r w:rsidR="008F1384">
        <w:rPr>
          <w:rFonts w:ascii="Times New Roman" w:hAnsi="Times New Roman"/>
          <w:sz w:val="24"/>
          <w:szCs w:val="24"/>
        </w:rPr>
        <w:t>is</w:t>
      </w:r>
      <w:r w:rsidR="00BC1B8D">
        <w:rPr>
          <w:rFonts w:ascii="Times New Roman" w:hAnsi="Times New Roman"/>
          <w:sz w:val="24"/>
          <w:szCs w:val="24"/>
        </w:rPr>
        <w:t xml:space="preserve"> kind of habitat </w:t>
      </w:r>
      <w:r w:rsidR="008F1384">
        <w:rPr>
          <w:rFonts w:ascii="Times New Roman" w:hAnsi="Times New Roman"/>
          <w:sz w:val="24"/>
          <w:szCs w:val="24"/>
        </w:rPr>
        <w:t xml:space="preserve">is </w:t>
      </w:r>
      <w:r w:rsidR="00BC1B8D">
        <w:rPr>
          <w:rFonts w:ascii="Times New Roman" w:hAnsi="Times New Roman"/>
          <w:sz w:val="24"/>
          <w:szCs w:val="24"/>
        </w:rPr>
        <w:t>characterized by mild severity of exposure and subsequent low biological impacts.</w:t>
      </w:r>
    </w:p>
    <w:p w14:paraId="40EB26B3" w14:textId="77777777" w:rsidR="00BC1B8D" w:rsidRPr="008B054A" w:rsidRDefault="00BC1B8D" w:rsidP="00EB1AAD">
      <w:pPr>
        <w:spacing w:after="0" w:line="480" w:lineRule="auto"/>
        <w:jc w:val="both"/>
        <w:rPr>
          <w:rFonts w:ascii="Times New Roman" w:hAnsi="Times New Roman"/>
          <w:sz w:val="24"/>
          <w:szCs w:val="24"/>
        </w:rPr>
      </w:pPr>
    </w:p>
    <w:p w14:paraId="1838722D" w14:textId="559F2558" w:rsidR="00BC1B8D" w:rsidRDefault="008F1384" w:rsidP="00EB1AAD">
      <w:pPr>
        <w:spacing w:after="0" w:line="480" w:lineRule="auto"/>
        <w:jc w:val="both"/>
        <w:rPr>
          <w:rFonts w:ascii="Times New Roman" w:hAnsi="Times New Roman"/>
          <w:sz w:val="24"/>
          <w:szCs w:val="24"/>
        </w:rPr>
      </w:pPr>
      <w:proofErr w:type="spellStart"/>
      <w:r w:rsidRPr="000C78BD">
        <w:rPr>
          <w:rFonts w:ascii="Times New Roman" w:hAnsi="Times New Roman"/>
          <w:i/>
          <w:sz w:val="24"/>
          <w:szCs w:val="24"/>
        </w:rPr>
        <w:t>Subhabitat</w:t>
      </w:r>
      <w:proofErr w:type="spellEnd"/>
      <w:r w:rsidRPr="000C78BD">
        <w:rPr>
          <w:rFonts w:ascii="Times New Roman" w:hAnsi="Times New Roman"/>
          <w:i/>
          <w:sz w:val="24"/>
          <w:szCs w:val="24"/>
        </w:rPr>
        <w:t xml:space="preserve"> </w:t>
      </w:r>
      <w:r w:rsidR="00BC1B8D" w:rsidRPr="000C78BD">
        <w:rPr>
          <w:rFonts w:ascii="Times New Roman" w:hAnsi="Times New Roman"/>
          <w:i/>
          <w:sz w:val="24"/>
          <w:szCs w:val="24"/>
        </w:rPr>
        <w:t>2</w:t>
      </w:r>
      <w:r w:rsidRPr="000C78BD">
        <w:rPr>
          <w:rFonts w:ascii="Times New Roman" w:hAnsi="Times New Roman"/>
          <w:i/>
          <w:sz w:val="24"/>
          <w:szCs w:val="24"/>
        </w:rPr>
        <w:t>:</w:t>
      </w:r>
      <w:r w:rsidR="00BC1B8D">
        <w:rPr>
          <w:rFonts w:ascii="Times New Roman" w:hAnsi="Times New Roman"/>
          <w:sz w:val="24"/>
          <w:szCs w:val="24"/>
        </w:rPr>
        <w:t xml:space="preserve"> Semi-enclosed habitats are characterized by larger variability in the </w:t>
      </w:r>
      <w:proofErr w:type="spellStart"/>
      <w:r w:rsidR="00BC1B8D">
        <w:rPr>
          <w:rFonts w:ascii="Arial" w:hAnsi="Arial" w:cs="Arial"/>
          <w:sz w:val="24"/>
          <w:szCs w:val="24"/>
        </w:rPr>
        <w:t>Ω</w:t>
      </w:r>
      <w:r w:rsidR="00BC1B8D" w:rsidRPr="008B054A">
        <w:rPr>
          <w:rFonts w:ascii="Times New Roman" w:hAnsi="Times New Roman"/>
          <w:sz w:val="24"/>
          <w:szCs w:val="24"/>
          <w:vertAlign w:val="subscript"/>
        </w:rPr>
        <w:t>ar</w:t>
      </w:r>
      <w:proofErr w:type="spellEnd"/>
      <w:r w:rsidR="00BC1B8D">
        <w:rPr>
          <w:rFonts w:ascii="Times New Roman" w:hAnsi="Times New Roman"/>
          <w:sz w:val="24"/>
          <w:szCs w:val="24"/>
        </w:rPr>
        <w:t xml:space="preserve"> </w:t>
      </w:r>
      <w:r w:rsidR="00BC1B8D" w:rsidRPr="008B054A">
        <w:rPr>
          <w:rFonts w:ascii="Times New Roman" w:hAnsi="Times New Roman"/>
          <w:sz w:val="24"/>
          <w:szCs w:val="24"/>
        </w:rPr>
        <w:t>(</w:t>
      </w:r>
      <w:r w:rsidR="00BC1B8D">
        <w:rPr>
          <w:rFonts w:ascii="Times New Roman" w:hAnsi="Times New Roman"/>
          <w:sz w:val="24"/>
          <w:szCs w:val="24"/>
        </w:rPr>
        <w:t xml:space="preserve">‘moderate exposure </w:t>
      </w:r>
      <w:proofErr w:type="spellStart"/>
      <w:r w:rsidR="00BC1B8D">
        <w:rPr>
          <w:rFonts w:ascii="Times New Roman" w:hAnsi="Times New Roman"/>
          <w:sz w:val="24"/>
          <w:szCs w:val="24"/>
        </w:rPr>
        <w:t>subhabitat</w:t>
      </w:r>
      <w:proofErr w:type="spellEnd"/>
      <w:r w:rsidR="00BC1B8D">
        <w:rPr>
          <w:rFonts w:ascii="Times New Roman" w:hAnsi="Times New Roman"/>
          <w:sz w:val="24"/>
          <w:szCs w:val="24"/>
        </w:rPr>
        <w:t xml:space="preserve">, </w:t>
      </w:r>
      <w:r>
        <w:rPr>
          <w:rFonts w:ascii="Times New Roman" w:hAnsi="Times New Roman"/>
          <w:sz w:val="24"/>
          <w:szCs w:val="24"/>
        </w:rPr>
        <w:t xml:space="preserve">station numbers; </w:t>
      </w:r>
      <w:r w:rsidR="00BC1B8D">
        <w:rPr>
          <w:rFonts w:ascii="Times New Roman" w:hAnsi="Times New Roman"/>
          <w:sz w:val="24"/>
          <w:szCs w:val="24"/>
        </w:rPr>
        <w:t xml:space="preserve">#8, #28, #38), with the lowest </w:t>
      </w:r>
      <w:proofErr w:type="spellStart"/>
      <w:r w:rsidR="00BC1B8D">
        <w:rPr>
          <w:rFonts w:ascii="Arial" w:hAnsi="Arial" w:cs="Arial"/>
          <w:sz w:val="24"/>
          <w:szCs w:val="24"/>
        </w:rPr>
        <w:t>Ω</w:t>
      </w:r>
      <w:r w:rsidR="00BC1B8D" w:rsidRPr="008B054A">
        <w:rPr>
          <w:rFonts w:ascii="Times New Roman" w:hAnsi="Times New Roman"/>
          <w:sz w:val="24"/>
          <w:szCs w:val="24"/>
          <w:vertAlign w:val="subscript"/>
        </w:rPr>
        <w:t>a</w:t>
      </w:r>
      <w:r w:rsidR="00BC1B8D">
        <w:rPr>
          <w:rFonts w:ascii="Times New Roman" w:hAnsi="Times New Roman"/>
          <w:sz w:val="24"/>
          <w:szCs w:val="24"/>
          <w:vertAlign w:val="subscript"/>
        </w:rPr>
        <w:t>r,min</w:t>
      </w:r>
      <w:proofErr w:type="spellEnd"/>
      <w:r w:rsidR="00BC1B8D">
        <w:rPr>
          <w:rFonts w:ascii="Times New Roman" w:hAnsi="Times New Roman"/>
          <w:sz w:val="24"/>
          <w:szCs w:val="24"/>
          <w:vertAlign w:val="subscript"/>
        </w:rPr>
        <w:t xml:space="preserve"> </w:t>
      </w:r>
      <w:r w:rsidR="00BC1B8D">
        <w:rPr>
          <w:rFonts w:ascii="Times New Roman" w:hAnsi="Times New Roman"/>
          <w:sz w:val="24"/>
          <w:szCs w:val="24"/>
        </w:rPr>
        <w:t>magnitude occurring in the spring- summer and winter transition. These habitats are characterized by</w:t>
      </w:r>
      <w:r w:rsidR="00BC1B8D" w:rsidRPr="008B054A">
        <w:rPr>
          <w:rFonts w:ascii="Times New Roman" w:hAnsi="Times New Roman"/>
          <w:sz w:val="24"/>
          <w:szCs w:val="24"/>
        </w:rPr>
        <w:t xml:space="preserve"> season</w:t>
      </w:r>
      <w:r w:rsidR="00BC1B8D">
        <w:rPr>
          <w:rFonts w:ascii="Times New Roman" w:hAnsi="Times New Roman"/>
          <w:sz w:val="24"/>
          <w:szCs w:val="24"/>
        </w:rPr>
        <w:t>al exposure to Ω</w:t>
      </w:r>
      <w:proofErr w:type="spellStart"/>
      <w:r w:rsidR="00BC1B8D" w:rsidRPr="0058163C">
        <w:rPr>
          <w:rFonts w:ascii="Times New Roman" w:hAnsi="Times New Roman"/>
          <w:sz w:val="24"/>
          <w:szCs w:val="24"/>
          <w:vertAlign w:val="subscript"/>
        </w:rPr>
        <w:t>ar,min</w:t>
      </w:r>
      <w:proofErr w:type="spellEnd"/>
      <w:r w:rsidR="00BC1B8D" w:rsidRPr="0058163C">
        <w:rPr>
          <w:rFonts w:ascii="Times New Roman" w:hAnsi="Times New Roman"/>
          <w:sz w:val="24"/>
          <w:szCs w:val="24"/>
          <w:vertAlign w:val="subscript"/>
        </w:rPr>
        <w:t xml:space="preserve"> </w:t>
      </w:r>
      <w:r w:rsidR="00BC1B8D">
        <w:rPr>
          <w:rFonts w:ascii="Times New Roman" w:hAnsi="Times New Roman"/>
          <w:sz w:val="24"/>
          <w:szCs w:val="24"/>
        </w:rPr>
        <w:t xml:space="preserve">&lt;1 staring in the early fall,  whereby their prolonged duration contributed to the moderately severity of exposure. </w:t>
      </w:r>
    </w:p>
    <w:p w14:paraId="4880F752" w14:textId="77777777" w:rsidR="00BC1B8D" w:rsidRPr="008B054A" w:rsidRDefault="00BC1B8D" w:rsidP="00EB1AAD">
      <w:pPr>
        <w:spacing w:after="0" w:line="480" w:lineRule="auto"/>
        <w:jc w:val="both"/>
        <w:rPr>
          <w:rFonts w:ascii="Times New Roman" w:hAnsi="Times New Roman"/>
          <w:sz w:val="24"/>
          <w:szCs w:val="24"/>
        </w:rPr>
      </w:pPr>
    </w:p>
    <w:p w14:paraId="169CEFDD" w14:textId="462260E3" w:rsidR="00BC1B8D" w:rsidRDefault="008F1384" w:rsidP="00EB1AAD">
      <w:pPr>
        <w:spacing w:after="0" w:line="480" w:lineRule="auto"/>
        <w:jc w:val="both"/>
        <w:rPr>
          <w:rFonts w:ascii="Times New Roman" w:hAnsi="Times New Roman"/>
          <w:sz w:val="24"/>
          <w:szCs w:val="24"/>
        </w:rPr>
      </w:pPr>
      <w:r w:rsidRPr="000C78BD">
        <w:rPr>
          <w:rFonts w:ascii="Times New Roman" w:hAnsi="Times New Roman"/>
          <w:i/>
          <w:sz w:val="24"/>
          <w:szCs w:val="24"/>
        </w:rPr>
        <w:t>Subhabitat 3</w:t>
      </w:r>
      <w:r w:rsidR="00BC1B8D" w:rsidRPr="000C78BD">
        <w:rPr>
          <w:rFonts w:ascii="Times New Roman" w:hAnsi="Times New Roman"/>
          <w:i/>
          <w:sz w:val="24"/>
          <w:szCs w:val="24"/>
        </w:rPr>
        <w:t>)</w:t>
      </w:r>
      <w:r w:rsidRPr="000C78BD">
        <w:rPr>
          <w:rFonts w:ascii="Times New Roman" w:hAnsi="Times New Roman"/>
          <w:i/>
          <w:sz w:val="24"/>
          <w:szCs w:val="24"/>
        </w:rPr>
        <w:t>:</w:t>
      </w:r>
      <w:r w:rsidR="004A0B92">
        <w:rPr>
          <w:rFonts w:ascii="Times New Roman" w:hAnsi="Times New Roman"/>
          <w:sz w:val="24"/>
          <w:szCs w:val="24"/>
        </w:rPr>
        <w:t xml:space="preserve"> Seasonally</w:t>
      </w:r>
      <w:r w:rsidR="00BC1B8D" w:rsidRPr="008B054A">
        <w:rPr>
          <w:rFonts w:ascii="Times New Roman" w:hAnsi="Times New Roman"/>
          <w:sz w:val="24"/>
          <w:szCs w:val="24"/>
        </w:rPr>
        <w:t xml:space="preserve"> strongly stratified</w:t>
      </w:r>
      <w:r w:rsidR="00BC1B8D">
        <w:rPr>
          <w:rFonts w:ascii="Times New Roman" w:hAnsi="Times New Roman"/>
          <w:sz w:val="24"/>
          <w:szCs w:val="24"/>
        </w:rPr>
        <w:t xml:space="preserve"> habitats</w:t>
      </w:r>
      <w:r w:rsidR="00BC1B8D" w:rsidRPr="008B054A">
        <w:rPr>
          <w:rFonts w:ascii="Times New Roman" w:hAnsi="Times New Roman"/>
          <w:sz w:val="24"/>
          <w:szCs w:val="24"/>
        </w:rPr>
        <w:t xml:space="preserve"> (</w:t>
      </w:r>
      <w:r w:rsidR="00BC1B8D">
        <w:rPr>
          <w:rFonts w:ascii="Times New Roman" w:hAnsi="Times New Roman"/>
          <w:sz w:val="24"/>
          <w:szCs w:val="24"/>
        </w:rPr>
        <w:t xml:space="preserve">‘severe exposure </w:t>
      </w:r>
      <w:proofErr w:type="spellStart"/>
      <w:r w:rsidR="00BC1B8D">
        <w:rPr>
          <w:rFonts w:ascii="Times New Roman" w:hAnsi="Times New Roman"/>
          <w:sz w:val="24"/>
          <w:szCs w:val="24"/>
        </w:rPr>
        <w:t>subhabitat</w:t>
      </w:r>
      <w:proofErr w:type="spellEnd"/>
      <w:r w:rsidR="00BC1B8D">
        <w:rPr>
          <w:rFonts w:ascii="Times New Roman" w:hAnsi="Times New Roman"/>
          <w:sz w:val="24"/>
          <w:szCs w:val="24"/>
        </w:rPr>
        <w:t>’,</w:t>
      </w:r>
      <w:r>
        <w:rPr>
          <w:rFonts w:ascii="Times New Roman" w:hAnsi="Times New Roman"/>
          <w:sz w:val="24"/>
          <w:szCs w:val="24"/>
        </w:rPr>
        <w:t xml:space="preserve"> Stations numbers: </w:t>
      </w:r>
      <w:r w:rsidR="00BC1B8D">
        <w:rPr>
          <w:rFonts w:ascii="Times New Roman" w:hAnsi="Times New Roman"/>
          <w:sz w:val="24"/>
          <w:szCs w:val="24"/>
        </w:rPr>
        <w:t xml:space="preserve"> </w:t>
      </w:r>
      <w:r w:rsidR="00BC1B8D" w:rsidRPr="008B054A">
        <w:rPr>
          <w:rFonts w:ascii="Times New Roman" w:hAnsi="Times New Roman"/>
          <w:sz w:val="24"/>
          <w:szCs w:val="24"/>
        </w:rPr>
        <w:t xml:space="preserve">#4, #12, #402) characterized by extended duration </w:t>
      </w:r>
      <w:r w:rsidR="00BC1B8D">
        <w:rPr>
          <w:rFonts w:ascii="Times New Roman" w:hAnsi="Times New Roman"/>
          <w:sz w:val="24"/>
          <w:szCs w:val="24"/>
        </w:rPr>
        <w:t xml:space="preserve">and magnitude of very low </w:t>
      </w:r>
      <w:r w:rsidR="00BC1B8D" w:rsidRPr="008B054A">
        <w:rPr>
          <w:rFonts w:ascii="Times New Roman" w:hAnsi="Times New Roman"/>
          <w:sz w:val="24"/>
          <w:szCs w:val="24"/>
        </w:rPr>
        <w:t>Ω</w:t>
      </w:r>
      <w:proofErr w:type="spellStart"/>
      <w:r w:rsidR="00BC1B8D" w:rsidRPr="0058163C">
        <w:rPr>
          <w:rFonts w:ascii="Times New Roman" w:hAnsi="Times New Roman"/>
          <w:sz w:val="24"/>
          <w:szCs w:val="24"/>
          <w:vertAlign w:val="subscript"/>
        </w:rPr>
        <w:t>ar,min</w:t>
      </w:r>
      <w:proofErr w:type="spellEnd"/>
      <w:r w:rsidR="00BC1B8D" w:rsidRPr="0058163C">
        <w:rPr>
          <w:rFonts w:ascii="Times New Roman" w:hAnsi="Times New Roman"/>
          <w:sz w:val="24"/>
          <w:szCs w:val="24"/>
          <w:vertAlign w:val="subscript"/>
        </w:rPr>
        <w:t xml:space="preserve">  </w:t>
      </w:r>
      <w:r w:rsidR="00BC1B8D">
        <w:rPr>
          <w:rFonts w:ascii="Times New Roman" w:hAnsi="Times New Roman"/>
          <w:sz w:val="24"/>
          <w:szCs w:val="24"/>
        </w:rPr>
        <w:t xml:space="preserve">conditions (down to </w:t>
      </w:r>
      <w:r w:rsidR="00BC1B8D" w:rsidRPr="008B054A">
        <w:rPr>
          <w:rFonts w:ascii="Times New Roman" w:hAnsi="Times New Roman"/>
          <w:sz w:val="24"/>
          <w:szCs w:val="24"/>
        </w:rPr>
        <w:t>Ω</w:t>
      </w:r>
      <w:proofErr w:type="spellStart"/>
      <w:r w:rsidR="00BC1B8D" w:rsidRPr="008B054A">
        <w:rPr>
          <w:rFonts w:ascii="Times New Roman" w:hAnsi="Times New Roman"/>
          <w:sz w:val="24"/>
          <w:szCs w:val="24"/>
        </w:rPr>
        <w:t>ar</w:t>
      </w:r>
      <w:proofErr w:type="spellEnd"/>
      <w:r w:rsidR="00BC1B8D">
        <w:rPr>
          <w:rFonts w:ascii="Times New Roman" w:hAnsi="Times New Roman"/>
          <w:sz w:val="24"/>
          <w:szCs w:val="24"/>
        </w:rPr>
        <w:t xml:space="preserve"> </w:t>
      </w:r>
      <w:r w:rsidR="00BC1B8D">
        <w:rPr>
          <w:rFonts w:ascii="Times New Roman" w:hAnsi="Times New Roman" w:cs="Times New Roman"/>
          <w:sz w:val="24"/>
          <w:szCs w:val="24"/>
        </w:rPr>
        <w:t>~</w:t>
      </w:r>
      <w:r w:rsidR="00BC1B8D">
        <w:rPr>
          <w:rFonts w:ascii="Times New Roman" w:hAnsi="Times New Roman"/>
          <w:sz w:val="24"/>
          <w:szCs w:val="24"/>
        </w:rPr>
        <w:t xml:space="preserve">0.5), but with lower variability of the </w:t>
      </w:r>
      <w:r w:rsidR="00BC1B8D" w:rsidRPr="008B054A">
        <w:rPr>
          <w:rFonts w:ascii="Times New Roman" w:hAnsi="Times New Roman"/>
          <w:sz w:val="24"/>
          <w:szCs w:val="24"/>
        </w:rPr>
        <w:t>Ω</w:t>
      </w:r>
      <w:proofErr w:type="spellStart"/>
      <w:r w:rsidR="00BC1B8D">
        <w:rPr>
          <w:rFonts w:ascii="Times New Roman" w:hAnsi="Times New Roman"/>
          <w:sz w:val="24"/>
          <w:szCs w:val="24"/>
          <w:vertAlign w:val="subscript"/>
        </w:rPr>
        <w:t>ar</w:t>
      </w:r>
      <w:proofErr w:type="spellEnd"/>
      <w:r w:rsidR="00BC1B8D">
        <w:rPr>
          <w:rFonts w:ascii="Times New Roman" w:hAnsi="Times New Roman"/>
          <w:sz w:val="24"/>
          <w:szCs w:val="24"/>
        </w:rPr>
        <w:t xml:space="preserve"> exposure. These conditions </w:t>
      </w:r>
      <w:r w:rsidR="00BC1B8D">
        <w:rPr>
          <w:rFonts w:ascii="Times New Roman" w:hAnsi="Times New Roman"/>
          <w:sz w:val="24"/>
          <w:szCs w:val="24"/>
        </w:rPr>
        <w:lastRenderedPageBreak/>
        <w:t>occasionally occur already during the summer period throughout the winter and can be characterized by severe exposure</w:t>
      </w:r>
      <w:r>
        <w:rPr>
          <w:rFonts w:ascii="Times New Roman" w:hAnsi="Times New Roman"/>
          <w:sz w:val="24"/>
          <w:szCs w:val="24"/>
        </w:rPr>
        <w:t xml:space="preserve"> and dissolution extent</w:t>
      </w:r>
      <w:r w:rsidR="00BC1B8D">
        <w:rPr>
          <w:rFonts w:ascii="Times New Roman" w:hAnsi="Times New Roman"/>
          <w:sz w:val="24"/>
          <w:szCs w:val="24"/>
        </w:rPr>
        <w:t xml:space="preserve">. </w:t>
      </w:r>
    </w:p>
    <w:p w14:paraId="2FEBB1CB" w14:textId="77777777" w:rsidR="000C78BD" w:rsidRDefault="000C78BD" w:rsidP="00EB1AAD">
      <w:pPr>
        <w:spacing w:after="0" w:line="480" w:lineRule="auto"/>
        <w:jc w:val="both"/>
        <w:rPr>
          <w:rFonts w:ascii="Times New Roman" w:hAnsi="Times New Roman"/>
          <w:sz w:val="24"/>
          <w:szCs w:val="24"/>
        </w:rPr>
      </w:pPr>
    </w:p>
    <w:p w14:paraId="7CB5FE88" w14:textId="77777777" w:rsidR="00191BA1" w:rsidRDefault="00191BA1" w:rsidP="00EB1AAD">
      <w:pPr>
        <w:spacing w:after="0" w:line="480" w:lineRule="auto"/>
        <w:jc w:val="both"/>
        <w:rPr>
          <w:rFonts w:ascii="Times New Roman" w:hAnsi="Times New Roman"/>
          <w:i/>
          <w:sz w:val="24"/>
          <w:szCs w:val="24"/>
        </w:rPr>
      </w:pPr>
    </w:p>
    <w:p w14:paraId="33B041DF" w14:textId="70F36465" w:rsidR="00AF53AD" w:rsidRPr="00EB1AAD" w:rsidRDefault="00851891" w:rsidP="00EB1AAD">
      <w:pPr>
        <w:spacing w:after="0" w:line="480" w:lineRule="auto"/>
        <w:jc w:val="both"/>
        <w:rPr>
          <w:rFonts w:ascii="Times New Roman" w:hAnsi="Times New Roman"/>
          <w:i/>
          <w:sz w:val="24"/>
          <w:szCs w:val="24"/>
        </w:rPr>
      </w:pPr>
      <w:r>
        <w:rPr>
          <w:rFonts w:ascii="Times New Roman" w:hAnsi="Times New Roman"/>
          <w:i/>
          <w:sz w:val="24"/>
          <w:szCs w:val="24"/>
        </w:rPr>
        <w:t>2</w:t>
      </w:r>
      <w:r w:rsidRPr="00A62017">
        <w:rPr>
          <w:rFonts w:ascii="Times New Roman" w:hAnsi="Times New Roman"/>
          <w:i/>
          <w:sz w:val="24"/>
          <w:szCs w:val="24"/>
        </w:rPr>
        <w:t xml:space="preserve"> Characterization</w:t>
      </w:r>
      <w:r>
        <w:rPr>
          <w:rFonts w:ascii="Times New Roman" w:hAnsi="Times New Roman"/>
          <w:i/>
          <w:sz w:val="24"/>
          <w:szCs w:val="24"/>
        </w:rPr>
        <w:t xml:space="preserve"> of </w:t>
      </w:r>
      <w:r w:rsidRPr="00A62017">
        <w:rPr>
          <w:rFonts w:ascii="Times New Roman" w:hAnsi="Times New Roman"/>
          <w:i/>
          <w:sz w:val="24"/>
          <w:szCs w:val="24"/>
        </w:rPr>
        <w:t xml:space="preserve">variability </w:t>
      </w:r>
      <w:r>
        <w:rPr>
          <w:rFonts w:ascii="Times New Roman" w:hAnsi="Times New Roman"/>
          <w:i/>
          <w:sz w:val="24"/>
          <w:szCs w:val="24"/>
        </w:rPr>
        <w:t>of temperature</w:t>
      </w:r>
      <w:r w:rsidR="000C78BD">
        <w:rPr>
          <w:rFonts w:ascii="Times New Roman" w:hAnsi="Times New Roman"/>
          <w:i/>
          <w:sz w:val="24"/>
          <w:szCs w:val="24"/>
        </w:rPr>
        <w:t xml:space="preserve"> and</w:t>
      </w:r>
      <w:r w:rsidR="00F35E62">
        <w:rPr>
          <w:rFonts w:ascii="Times New Roman" w:hAnsi="Times New Roman"/>
          <w:i/>
          <w:sz w:val="24"/>
          <w:szCs w:val="24"/>
        </w:rPr>
        <w:t xml:space="preserve"> DO and salinity</w:t>
      </w:r>
      <w:r>
        <w:rPr>
          <w:rFonts w:ascii="Times New Roman" w:hAnsi="Times New Roman"/>
          <w:i/>
          <w:sz w:val="24"/>
          <w:szCs w:val="24"/>
        </w:rPr>
        <w:t xml:space="preserve"> </w:t>
      </w:r>
      <w:r w:rsidRPr="00A62017">
        <w:rPr>
          <w:rFonts w:ascii="Times New Roman" w:hAnsi="Times New Roman"/>
          <w:i/>
          <w:sz w:val="24"/>
          <w:szCs w:val="24"/>
        </w:rPr>
        <w:t xml:space="preserve">in the </w:t>
      </w:r>
      <w:r w:rsidR="008F1384">
        <w:rPr>
          <w:rFonts w:ascii="Times New Roman" w:hAnsi="Times New Roman"/>
          <w:i/>
          <w:sz w:val="24"/>
          <w:szCs w:val="24"/>
        </w:rPr>
        <w:t>Salish Sea</w:t>
      </w:r>
      <w:r w:rsidRPr="00A62017">
        <w:rPr>
          <w:rFonts w:ascii="Times New Roman" w:hAnsi="Times New Roman"/>
          <w:i/>
          <w:sz w:val="24"/>
          <w:szCs w:val="24"/>
        </w:rPr>
        <w:t xml:space="preserve"> </w:t>
      </w:r>
    </w:p>
    <w:p w14:paraId="4BE74147" w14:textId="2BDDA5B2" w:rsidR="00151D2B" w:rsidRPr="00F80FF6" w:rsidRDefault="00626EBA" w:rsidP="00EB1AAD">
      <w:pPr>
        <w:spacing w:after="0" w:line="480" w:lineRule="auto"/>
        <w:jc w:val="both"/>
        <w:rPr>
          <w:rFonts w:ascii="Times New Roman" w:hAnsi="Times New Roman"/>
          <w:sz w:val="24"/>
          <w:szCs w:val="24"/>
        </w:rPr>
      </w:pPr>
      <w:r>
        <w:rPr>
          <w:rFonts w:ascii="Times New Roman" w:hAnsi="Times New Roman"/>
          <w:sz w:val="24"/>
          <w:szCs w:val="24"/>
        </w:rPr>
        <w:t xml:space="preserve">To determine </w:t>
      </w:r>
      <w:r w:rsidR="00851891">
        <w:rPr>
          <w:rFonts w:ascii="Times New Roman" w:hAnsi="Times New Roman"/>
          <w:sz w:val="24"/>
          <w:szCs w:val="24"/>
        </w:rPr>
        <w:t xml:space="preserve">which </w:t>
      </w:r>
      <w:r w:rsidR="008F1384">
        <w:rPr>
          <w:rFonts w:ascii="Times New Roman" w:hAnsi="Times New Roman"/>
          <w:sz w:val="24"/>
          <w:szCs w:val="24"/>
        </w:rPr>
        <w:t xml:space="preserve">drivers </w:t>
      </w:r>
      <w:r>
        <w:rPr>
          <w:rFonts w:ascii="Times New Roman" w:hAnsi="Times New Roman"/>
          <w:sz w:val="24"/>
          <w:szCs w:val="24"/>
        </w:rPr>
        <w:t xml:space="preserve">other OA </w:t>
      </w:r>
      <w:r w:rsidR="00851891">
        <w:rPr>
          <w:rFonts w:ascii="Times New Roman" w:hAnsi="Times New Roman"/>
          <w:sz w:val="24"/>
          <w:szCs w:val="24"/>
        </w:rPr>
        <w:t xml:space="preserve">impact </w:t>
      </w:r>
      <w:r>
        <w:rPr>
          <w:rFonts w:ascii="Times New Roman" w:hAnsi="Times New Roman"/>
          <w:sz w:val="24"/>
          <w:szCs w:val="24"/>
        </w:rPr>
        <w:t xml:space="preserve">biological response in the estuarine </w:t>
      </w:r>
      <w:proofErr w:type="spellStart"/>
      <w:r>
        <w:rPr>
          <w:rFonts w:ascii="Times New Roman" w:hAnsi="Times New Roman"/>
          <w:sz w:val="24"/>
          <w:szCs w:val="24"/>
        </w:rPr>
        <w:t>subhabitats</w:t>
      </w:r>
      <w:proofErr w:type="spellEnd"/>
      <w:r>
        <w:rPr>
          <w:rFonts w:ascii="Times New Roman" w:hAnsi="Times New Roman"/>
          <w:sz w:val="24"/>
          <w:szCs w:val="24"/>
        </w:rPr>
        <w:t xml:space="preserve">, we examined </w:t>
      </w:r>
      <w:r w:rsidR="000D1505">
        <w:rPr>
          <w:rFonts w:ascii="Times New Roman" w:hAnsi="Times New Roman"/>
          <w:sz w:val="24"/>
          <w:szCs w:val="24"/>
        </w:rPr>
        <w:t>the effect of</w:t>
      </w:r>
      <w:r>
        <w:rPr>
          <w:rFonts w:ascii="Times New Roman" w:hAnsi="Times New Roman"/>
          <w:sz w:val="24"/>
          <w:szCs w:val="24"/>
        </w:rPr>
        <w:t xml:space="preserve"> increased temperature (T) and low dissolved oxygen (DO)</w:t>
      </w:r>
      <w:r w:rsidR="000D1505">
        <w:rPr>
          <w:rFonts w:ascii="Times New Roman" w:hAnsi="Times New Roman"/>
          <w:sz w:val="24"/>
          <w:szCs w:val="24"/>
        </w:rPr>
        <w:t xml:space="preserve"> and their interaction with </w:t>
      </w:r>
      <w:r w:rsidR="000D1505" w:rsidRPr="008B054A">
        <w:rPr>
          <w:rFonts w:ascii="Times New Roman" w:hAnsi="Times New Roman"/>
          <w:sz w:val="24"/>
          <w:szCs w:val="24"/>
        </w:rPr>
        <w:t>Ωar</w:t>
      </w:r>
      <w:r>
        <w:rPr>
          <w:rFonts w:ascii="Times New Roman" w:hAnsi="Times New Roman"/>
          <w:sz w:val="24"/>
          <w:szCs w:val="24"/>
        </w:rPr>
        <w:t xml:space="preserve">. </w:t>
      </w:r>
      <w:r w:rsidR="000D1505">
        <w:rPr>
          <w:rFonts w:ascii="Times New Roman" w:hAnsi="Times New Roman"/>
          <w:sz w:val="24"/>
          <w:szCs w:val="24"/>
        </w:rPr>
        <w:t xml:space="preserve">Relatively narrow temperature averages vary between 10 and 13 </w:t>
      </w:r>
      <w:r w:rsidR="0084406A">
        <w:rPr>
          <w:rFonts w:ascii="Arial" w:hAnsi="Arial" w:cs="Arial"/>
          <w:sz w:val="24"/>
          <w:szCs w:val="24"/>
        </w:rPr>
        <w:t>◦</w:t>
      </w:r>
      <w:r w:rsidR="000D1505">
        <w:rPr>
          <w:rFonts w:ascii="Times New Roman" w:hAnsi="Times New Roman"/>
          <w:sz w:val="24"/>
          <w:szCs w:val="24"/>
        </w:rPr>
        <w:t>C from spring to the fall, with the spring and fall showing more uniform temperature patterns</w:t>
      </w:r>
      <w:r w:rsidR="0084406A">
        <w:rPr>
          <w:rFonts w:ascii="Times New Roman" w:hAnsi="Times New Roman"/>
          <w:sz w:val="24"/>
          <w:szCs w:val="24"/>
        </w:rPr>
        <w:t>,</w:t>
      </w:r>
      <w:r w:rsidR="000D1505">
        <w:rPr>
          <w:rFonts w:ascii="Times New Roman" w:hAnsi="Times New Roman"/>
          <w:sz w:val="24"/>
          <w:szCs w:val="24"/>
        </w:rPr>
        <w:t xml:space="preserve"> while summer increases </w:t>
      </w:r>
      <w:r w:rsidR="0084406A">
        <w:rPr>
          <w:rFonts w:ascii="Times New Roman" w:hAnsi="Times New Roman"/>
          <w:sz w:val="24"/>
          <w:szCs w:val="24"/>
        </w:rPr>
        <w:t>were</w:t>
      </w:r>
      <w:r w:rsidR="000D1505">
        <w:rPr>
          <w:rFonts w:ascii="Times New Roman" w:hAnsi="Times New Roman"/>
          <w:sz w:val="24"/>
          <w:szCs w:val="24"/>
        </w:rPr>
        <w:t xml:space="preserve"> most evident in the prolonged </w:t>
      </w:r>
      <w:r w:rsidR="00851891">
        <w:rPr>
          <w:rFonts w:ascii="Times New Roman" w:hAnsi="Times New Roman"/>
          <w:sz w:val="24"/>
          <w:szCs w:val="24"/>
        </w:rPr>
        <w:t xml:space="preserve">seasonally stratified </w:t>
      </w:r>
      <w:proofErr w:type="spellStart"/>
      <w:r w:rsidR="000D1505">
        <w:rPr>
          <w:rFonts w:ascii="Times New Roman" w:hAnsi="Times New Roman"/>
          <w:sz w:val="24"/>
          <w:szCs w:val="24"/>
        </w:rPr>
        <w:t>embayment</w:t>
      </w:r>
      <w:r w:rsidR="0084406A">
        <w:rPr>
          <w:rFonts w:ascii="Times New Roman" w:hAnsi="Times New Roman"/>
          <w:sz w:val="24"/>
          <w:szCs w:val="24"/>
        </w:rPr>
        <w:t>s</w:t>
      </w:r>
      <w:proofErr w:type="spellEnd"/>
      <w:r w:rsidR="000D1505">
        <w:rPr>
          <w:rFonts w:ascii="Times New Roman" w:hAnsi="Times New Roman"/>
          <w:sz w:val="24"/>
          <w:szCs w:val="24"/>
        </w:rPr>
        <w:t xml:space="preserve">. </w:t>
      </w:r>
      <w:r w:rsidR="00D20AC3">
        <w:rPr>
          <w:rFonts w:ascii="Times New Roman" w:hAnsi="Times New Roman"/>
          <w:sz w:val="24"/>
          <w:szCs w:val="24"/>
        </w:rPr>
        <w:t xml:space="preserve">There is no significant correlation between warming </w:t>
      </w:r>
      <w:r w:rsidR="00851891">
        <w:rPr>
          <w:rFonts w:ascii="Times New Roman" w:hAnsi="Times New Roman"/>
          <w:sz w:val="24"/>
          <w:szCs w:val="24"/>
        </w:rPr>
        <w:t>and</w:t>
      </w:r>
      <w:r w:rsidR="00D20AC3">
        <w:rPr>
          <w:rFonts w:ascii="Times New Roman" w:hAnsi="Times New Roman"/>
          <w:sz w:val="24"/>
          <w:szCs w:val="24"/>
        </w:rPr>
        <w:t xml:space="preserve"> </w:t>
      </w:r>
      <w:r w:rsidR="00D20AC3" w:rsidRPr="008B054A">
        <w:rPr>
          <w:rFonts w:ascii="Times New Roman" w:hAnsi="Times New Roman"/>
          <w:sz w:val="24"/>
          <w:szCs w:val="24"/>
        </w:rPr>
        <w:t>Ω</w:t>
      </w:r>
      <w:proofErr w:type="spellStart"/>
      <w:r w:rsidR="00D20AC3" w:rsidRPr="00D20AC3">
        <w:rPr>
          <w:rFonts w:ascii="Times New Roman" w:hAnsi="Times New Roman"/>
          <w:sz w:val="24"/>
          <w:szCs w:val="24"/>
          <w:vertAlign w:val="subscript"/>
        </w:rPr>
        <w:t>ar</w:t>
      </w:r>
      <w:r w:rsidR="00D20AC3">
        <w:rPr>
          <w:rFonts w:ascii="Times New Roman" w:hAnsi="Times New Roman"/>
          <w:sz w:val="24"/>
          <w:szCs w:val="24"/>
          <w:vertAlign w:val="subscript"/>
        </w:rPr>
        <w:t>,</w:t>
      </w:r>
      <w:r w:rsidR="00D20AC3" w:rsidRPr="00D20AC3">
        <w:rPr>
          <w:rFonts w:ascii="Times New Roman" w:hAnsi="Times New Roman"/>
          <w:sz w:val="24"/>
          <w:szCs w:val="24"/>
          <w:vertAlign w:val="subscript"/>
        </w:rPr>
        <w:t>min</w:t>
      </w:r>
      <w:proofErr w:type="spellEnd"/>
      <w:r w:rsidR="00D20AC3" w:rsidRPr="00D20AC3">
        <w:rPr>
          <w:rFonts w:ascii="Times New Roman" w:hAnsi="Times New Roman"/>
          <w:sz w:val="24"/>
          <w:szCs w:val="24"/>
          <w:vertAlign w:val="subscript"/>
        </w:rPr>
        <w:t xml:space="preserve"> </w:t>
      </w:r>
      <w:r w:rsidR="00D20AC3">
        <w:rPr>
          <w:rFonts w:ascii="Times New Roman" w:hAnsi="Times New Roman"/>
          <w:sz w:val="24"/>
          <w:szCs w:val="24"/>
        </w:rPr>
        <w:t xml:space="preserve">in the system either on a </w:t>
      </w:r>
      <w:r w:rsidR="00FF7D73">
        <w:rPr>
          <w:rFonts w:ascii="Times New Roman" w:hAnsi="Times New Roman"/>
          <w:sz w:val="24"/>
          <w:szCs w:val="24"/>
        </w:rPr>
        <w:t>seasonal</w:t>
      </w:r>
      <w:r w:rsidR="00D20AC3">
        <w:rPr>
          <w:rFonts w:ascii="Times New Roman" w:hAnsi="Times New Roman"/>
          <w:sz w:val="24"/>
          <w:szCs w:val="24"/>
        </w:rPr>
        <w:t xml:space="preserve"> or interannual </w:t>
      </w:r>
      <w:r w:rsidR="00D20AC3" w:rsidRPr="00E171B9">
        <w:rPr>
          <w:rFonts w:ascii="Times New Roman" w:hAnsi="Times New Roman"/>
          <w:sz w:val="24"/>
          <w:szCs w:val="24"/>
        </w:rPr>
        <w:t>basis (</w:t>
      </w:r>
      <w:r w:rsidR="00D20AC3" w:rsidRPr="005A0E70">
        <w:rPr>
          <w:rFonts w:ascii="Times New Roman" w:hAnsi="Times New Roman"/>
          <w:sz w:val="24"/>
          <w:szCs w:val="24"/>
        </w:rPr>
        <w:t>p</w:t>
      </w:r>
      <w:r w:rsidR="00FD0BEA" w:rsidRPr="005A0E70">
        <w:rPr>
          <w:rFonts w:ascii="Times New Roman" w:hAnsi="Times New Roman"/>
          <w:sz w:val="24"/>
          <w:szCs w:val="24"/>
        </w:rPr>
        <w:t xml:space="preserve"> &gt; </w:t>
      </w:r>
      <w:r w:rsidR="00D20AC3" w:rsidRPr="005A0E70">
        <w:rPr>
          <w:rFonts w:ascii="Times New Roman" w:hAnsi="Times New Roman"/>
          <w:sz w:val="24"/>
          <w:szCs w:val="24"/>
        </w:rPr>
        <w:t>0.05</w:t>
      </w:r>
      <w:r w:rsidR="00D20AC3" w:rsidRPr="00E171B9">
        <w:rPr>
          <w:rFonts w:ascii="Times New Roman" w:hAnsi="Times New Roman"/>
          <w:sz w:val="24"/>
          <w:szCs w:val="24"/>
        </w:rPr>
        <w:t>).</w:t>
      </w:r>
      <w:r w:rsidR="00D20AC3">
        <w:rPr>
          <w:rFonts w:ascii="Times New Roman" w:hAnsi="Times New Roman"/>
          <w:sz w:val="24"/>
          <w:szCs w:val="24"/>
        </w:rPr>
        <w:t xml:space="preserve"> </w:t>
      </w:r>
      <w:r w:rsidR="001E05B9">
        <w:rPr>
          <w:rFonts w:ascii="Times New Roman" w:hAnsi="Times New Roman"/>
          <w:sz w:val="24"/>
          <w:szCs w:val="24"/>
        </w:rPr>
        <w:t xml:space="preserve">Temporal variation in the salinity range between 27 and 31 is the greatest in the long </w:t>
      </w:r>
      <w:proofErr w:type="spellStart"/>
      <w:r w:rsidR="001E05B9">
        <w:rPr>
          <w:rFonts w:ascii="Times New Roman" w:hAnsi="Times New Roman"/>
          <w:sz w:val="24"/>
          <w:szCs w:val="24"/>
        </w:rPr>
        <w:t>embayments</w:t>
      </w:r>
      <w:proofErr w:type="spellEnd"/>
      <w:r w:rsidR="001E05B9">
        <w:rPr>
          <w:rFonts w:ascii="Times New Roman" w:hAnsi="Times New Roman"/>
          <w:sz w:val="24"/>
          <w:szCs w:val="24"/>
        </w:rPr>
        <w:t>, w</w:t>
      </w:r>
      <w:r w:rsidR="00851891">
        <w:rPr>
          <w:rFonts w:ascii="Times New Roman" w:hAnsi="Times New Roman"/>
          <w:sz w:val="24"/>
          <w:szCs w:val="24"/>
        </w:rPr>
        <w:t xml:space="preserve">hile no seasonal variability </w:t>
      </w:r>
      <w:r w:rsidR="001E05B9">
        <w:rPr>
          <w:rFonts w:ascii="Times New Roman" w:hAnsi="Times New Roman"/>
          <w:sz w:val="24"/>
          <w:szCs w:val="24"/>
        </w:rPr>
        <w:t>evident in the central well-mixed areas.</w:t>
      </w:r>
      <w:r w:rsidR="005C4BC1">
        <w:rPr>
          <w:rFonts w:ascii="Times New Roman" w:hAnsi="Times New Roman"/>
          <w:sz w:val="24"/>
          <w:szCs w:val="24"/>
        </w:rPr>
        <w:t xml:space="preserve"> </w:t>
      </w:r>
      <w:r w:rsidR="001E05B9">
        <w:rPr>
          <w:rFonts w:ascii="Times New Roman" w:hAnsi="Times New Roman"/>
          <w:sz w:val="24"/>
          <w:szCs w:val="24"/>
        </w:rPr>
        <w:t xml:space="preserve"> </w:t>
      </w:r>
      <w:r w:rsidR="00151D2B">
        <w:rPr>
          <w:rFonts w:ascii="Times New Roman" w:hAnsi="Times New Roman"/>
          <w:sz w:val="24"/>
          <w:szCs w:val="24"/>
        </w:rPr>
        <w:t xml:space="preserve">In general, while temperature and DO co-vary with </w:t>
      </w:r>
      <w:proofErr w:type="spellStart"/>
      <w:r w:rsidR="00151D2B">
        <w:rPr>
          <w:rFonts w:ascii="Arial" w:hAnsi="Arial" w:cs="Arial"/>
          <w:sz w:val="24"/>
          <w:szCs w:val="24"/>
        </w:rPr>
        <w:t>Ω</w:t>
      </w:r>
      <w:r w:rsidR="00151D2B" w:rsidRPr="00435738">
        <w:rPr>
          <w:rFonts w:ascii="Times New Roman" w:hAnsi="Times New Roman"/>
          <w:sz w:val="24"/>
          <w:szCs w:val="24"/>
          <w:vertAlign w:val="subscript"/>
        </w:rPr>
        <w:t>ar</w:t>
      </w:r>
      <w:proofErr w:type="spellEnd"/>
      <w:r w:rsidR="00151D2B">
        <w:rPr>
          <w:rFonts w:ascii="Times New Roman" w:hAnsi="Times New Roman"/>
          <w:sz w:val="24"/>
          <w:szCs w:val="24"/>
          <w:vertAlign w:val="subscript"/>
        </w:rPr>
        <w:t xml:space="preserve">, </w:t>
      </w:r>
      <w:r w:rsidR="00151D2B">
        <w:rPr>
          <w:rFonts w:ascii="Times New Roman" w:hAnsi="Times New Roman"/>
          <w:sz w:val="24"/>
          <w:szCs w:val="24"/>
        </w:rPr>
        <w:t xml:space="preserve">to a certain extent, the delineation of three different habitats support spatial and temporal DO variability as well. </w:t>
      </w:r>
    </w:p>
    <w:p w14:paraId="0C044A6D" w14:textId="77777777" w:rsidR="00D20AC3" w:rsidRDefault="00D20AC3" w:rsidP="00EB1AAD">
      <w:pPr>
        <w:spacing w:after="0" w:line="480" w:lineRule="auto"/>
        <w:jc w:val="both"/>
        <w:rPr>
          <w:rFonts w:ascii="Times New Roman" w:hAnsi="Times New Roman"/>
          <w:sz w:val="24"/>
          <w:szCs w:val="24"/>
        </w:rPr>
      </w:pPr>
    </w:p>
    <w:p w14:paraId="1BA7E109" w14:textId="0407C4ED" w:rsidR="000D1505" w:rsidRDefault="00C368DC" w:rsidP="00EB1AAD">
      <w:pPr>
        <w:spacing w:after="0" w:line="480" w:lineRule="auto"/>
        <w:jc w:val="both"/>
        <w:rPr>
          <w:rFonts w:ascii="Times New Roman" w:hAnsi="Times New Roman"/>
          <w:i/>
          <w:sz w:val="24"/>
          <w:szCs w:val="24"/>
        </w:rPr>
      </w:pPr>
      <w:r>
        <w:rPr>
          <w:rFonts w:ascii="Times New Roman" w:hAnsi="Times New Roman"/>
          <w:sz w:val="24"/>
          <w:szCs w:val="24"/>
        </w:rPr>
        <w:t xml:space="preserve">DO </w:t>
      </w:r>
      <w:r w:rsidR="00D20AC3">
        <w:rPr>
          <w:rFonts w:ascii="Times New Roman" w:hAnsi="Times New Roman"/>
          <w:sz w:val="24"/>
          <w:szCs w:val="24"/>
        </w:rPr>
        <w:t xml:space="preserve">concentration </w:t>
      </w:r>
      <w:r w:rsidR="00FD0BEA">
        <w:rPr>
          <w:rFonts w:ascii="Times New Roman" w:hAnsi="Times New Roman"/>
          <w:sz w:val="24"/>
          <w:szCs w:val="24"/>
        </w:rPr>
        <w:t>varies strongly across the seasons</w:t>
      </w:r>
      <w:r w:rsidR="00F35E62">
        <w:rPr>
          <w:rFonts w:ascii="Times New Roman" w:hAnsi="Times New Roman"/>
          <w:sz w:val="24"/>
          <w:szCs w:val="24"/>
        </w:rPr>
        <w:t xml:space="preserve">, with the lowest values recorded in the autumn and increasing </w:t>
      </w:r>
      <w:r w:rsidR="00EB1AAD">
        <w:rPr>
          <w:rFonts w:ascii="Times New Roman" w:hAnsi="Times New Roman"/>
          <w:sz w:val="24"/>
          <w:szCs w:val="24"/>
        </w:rPr>
        <w:t>throughout</w:t>
      </w:r>
      <w:r w:rsidR="00F35E62">
        <w:rPr>
          <w:rFonts w:ascii="Times New Roman" w:hAnsi="Times New Roman"/>
          <w:sz w:val="24"/>
          <w:szCs w:val="24"/>
        </w:rPr>
        <w:t xml:space="preserve"> the winter to peak</w:t>
      </w:r>
      <w:r w:rsidR="00F67AC0">
        <w:rPr>
          <w:rFonts w:ascii="Times New Roman" w:hAnsi="Times New Roman"/>
          <w:sz w:val="24"/>
          <w:szCs w:val="24"/>
        </w:rPr>
        <w:t xml:space="preserve"> values</w:t>
      </w:r>
      <w:r w:rsidR="00F35E62">
        <w:rPr>
          <w:rFonts w:ascii="Times New Roman" w:hAnsi="Times New Roman"/>
          <w:sz w:val="24"/>
          <w:szCs w:val="24"/>
        </w:rPr>
        <w:t xml:space="preserve"> in the </w:t>
      </w:r>
      <w:r w:rsidR="00F67AC0">
        <w:rPr>
          <w:rFonts w:ascii="Times New Roman" w:hAnsi="Times New Roman"/>
          <w:sz w:val="24"/>
          <w:szCs w:val="24"/>
        </w:rPr>
        <w:t>summer</w:t>
      </w:r>
      <w:r w:rsidR="00F35E62">
        <w:rPr>
          <w:rFonts w:ascii="Times New Roman" w:hAnsi="Times New Roman"/>
          <w:sz w:val="24"/>
          <w:szCs w:val="24"/>
        </w:rPr>
        <w:t>.</w:t>
      </w:r>
      <w:r w:rsidR="00F67AC0">
        <w:rPr>
          <w:rFonts w:ascii="Times New Roman" w:hAnsi="Times New Roman"/>
          <w:sz w:val="24"/>
          <w:szCs w:val="24"/>
        </w:rPr>
        <w:t xml:space="preserve"> </w:t>
      </w:r>
      <w:r w:rsidR="00D20AC3">
        <w:rPr>
          <w:rFonts w:ascii="Times New Roman" w:hAnsi="Times New Roman"/>
          <w:sz w:val="24"/>
          <w:szCs w:val="24"/>
        </w:rPr>
        <w:t xml:space="preserve">Throughout most of the </w:t>
      </w:r>
      <w:r w:rsidR="00F67AC0">
        <w:rPr>
          <w:rFonts w:ascii="Times New Roman" w:hAnsi="Times New Roman"/>
          <w:sz w:val="24"/>
          <w:szCs w:val="24"/>
        </w:rPr>
        <w:t>year</w:t>
      </w:r>
      <w:r w:rsidR="00D20AC3">
        <w:rPr>
          <w:rFonts w:ascii="Times New Roman" w:hAnsi="Times New Roman"/>
          <w:sz w:val="24"/>
          <w:szCs w:val="24"/>
        </w:rPr>
        <w:t xml:space="preserve">, </w:t>
      </w:r>
      <w:r>
        <w:rPr>
          <w:rFonts w:ascii="Times New Roman" w:hAnsi="Times New Roman"/>
          <w:sz w:val="24"/>
          <w:szCs w:val="24"/>
        </w:rPr>
        <w:t xml:space="preserve">DO </w:t>
      </w:r>
      <w:r w:rsidR="00D20AC3">
        <w:rPr>
          <w:rFonts w:ascii="Times New Roman" w:hAnsi="Times New Roman"/>
          <w:sz w:val="24"/>
          <w:szCs w:val="24"/>
        </w:rPr>
        <w:t xml:space="preserve">is </w:t>
      </w:r>
      <w:r w:rsidR="00FD0BEA">
        <w:rPr>
          <w:rFonts w:ascii="Times New Roman" w:hAnsi="Times New Roman"/>
          <w:sz w:val="24"/>
          <w:szCs w:val="24"/>
        </w:rPr>
        <w:t>correlated</w:t>
      </w:r>
      <w:r w:rsidR="000D1505">
        <w:rPr>
          <w:rFonts w:ascii="Times New Roman" w:hAnsi="Times New Roman"/>
          <w:sz w:val="24"/>
          <w:szCs w:val="24"/>
        </w:rPr>
        <w:t xml:space="preserve"> with </w:t>
      </w:r>
      <w:r w:rsidR="000D1505" w:rsidRPr="008B054A">
        <w:rPr>
          <w:rFonts w:ascii="Times New Roman" w:hAnsi="Times New Roman"/>
          <w:sz w:val="24"/>
          <w:szCs w:val="24"/>
        </w:rPr>
        <w:t>Ω</w:t>
      </w:r>
      <w:proofErr w:type="spellStart"/>
      <w:r w:rsidR="000D1505" w:rsidRPr="008B054A">
        <w:rPr>
          <w:rFonts w:ascii="Times New Roman" w:hAnsi="Times New Roman"/>
          <w:sz w:val="24"/>
          <w:szCs w:val="24"/>
        </w:rPr>
        <w:t>ar</w:t>
      </w:r>
      <w:proofErr w:type="spellEnd"/>
      <w:r w:rsidR="000D1505">
        <w:rPr>
          <w:rFonts w:ascii="Times New Roman" w:hAnsi="Times New Roman"/>
          <w:sz w:val="24"/>
          <w:szCs w:val="24"/>
        </w:rPr>
        <w:t xml:space="preserve"> </w:t>
      </w:r>
      <w:r w:rsidR="000D1505" w:rsidRPr="005C4BC1">
        <w:rPr>
          <w:rFonts w:ascii="Times New Roman" w:hAnsi="Times New Roman" w:cs="Times New Roman"/>
          <w:sz w:val="24"/>
          <w:szCs w:val="24"/>
        </w:rPr>
        <w:t>(</w:t>
      </w:r>
      <w:r w:rsidR="00FD0BEA">
        <w:rPr>
          <w:rFonts w:ascii="Times New Roman" w:hAnsi="Times New Roman" w:cs="Times New Roman"/>
          <w:sz w:val="24"/>
          <w:szCs w:val="24"/>
        </w:rPr>
        <w:t xml:space="preserve">i.e., positive loading on axis 1, Figure 3).  Similar correlations were observed within each month, although variance inflation factors were sufficiently low (less than 10) to allow an exploration of combined effects of </w:t>
      </w:r>
      <w:proofErr w:type="spellStart"/>
      <w:r>
        <w:rPr>
          <w:rFonts w:ascii="Arial" w:hAnsi="Arial" w:cs="Arial"/>
          <w:sz w:val="24"/>
          <w:szCs w:val="24"/>
        </w:rPr>
        <w:t>Ω</w:t>
      </w:r>
      <w:r w:rsidRPr="00435738">
        <w:rPr>
          <w:rFonts w:ascii="Times New Roman" w:hAnsi="Times New Roman"/>
          <w:sz w:val="24"/>
          <w:szCs w:val="24"/>
          <w:vertAlign w:val="subscript"/>
        </w:rPr>
        <w:t>ar</w:t>
      </w:r>
      <w:proofErr w:type="spellEnd"/>
      <w:r w:rsidR="00F67AC0">
        <w:rPr>
          <w:rFonts w:ascii="Times New Roman" w:hAnsi="Times New Roman"/>
          <w:sz w:val="24"/>
          <w:szCs w:val="24"/>
          <w:vertAlign w:val="subscript"/>
        </w:rPr>
        <w:t xml:space="preserve"> </w:t>
      </w:r>
      <w:r w:rsidR="00FD0BEA">
        <w:rPr>
          <w:rFonts w:ascii="Times New Roman" w:hAnsi="Times New Roman" w:cs="Times New Roman"/>
          <w:sz w:val="24"/>
          <w:szCs w:val="24"/>
        </w:rPr>
        <w:t xml:space="preserve">and </w:t>
      </w:r>
      <w:r>
        <w:rPr>
          <w:rFonts w:ascii="Times New Roman" w:hAnsi="Times New Roman" w:cs="Times New Roman"/>
          <w:sz w:val="24"/>
          <w:szCs w:val="24"/>
        </w:rPr>
        <w:t>DO</w:t>
      </w:r>
      <w:r w:rsidR="00FD0BEA">
        <w:rPr>
          <w:rFonts w:ascii="Times New Roman" w:hAnsi="Times New Roman" w:cs="Times New Roman"/>
          <w:sz w:val="24"/>
          <w:szCs w:val="24"/>
        </w:rPr>
        <w:t xml:space="preserve"> on dissolution </w:t>
      </w:r>
      <w:r w:rsidR="00F67AC0">
        <w:rPr>
          <w:rFonts w:ascii="Times New Roman" w:hAnsi="Times New Roman" w:cs="Times New Roman"/>
          <w:sz w:val="24"/>
          <w:szCs w:val="24"/>
        </w:rPr>
        <w:t>extent</w:t>
      </w:r>
      <w:r w:rsidR="00FD0BEA">
        <w:rPr>
          <w:rFonts w:ascii="Times New Roman" w:hAnsi="Times New Roman" w:cs="Times New Roman"/>
          <w:sz w:val="24"/>
          <w:szCs w:val="24"/>
        </w:rPr>
        <w:t xml:space="preserve"> (</w:t>
      </w:r>
      <w:proofErr w:type="spellStart"/>
      <w:r w:rsidR="00FD0BEA">
        <w:rPr>
          <w:rFonts w:ascii="Times New Roman" w:hAnsi="Times New Roman" w:cs="Times New Roman"/>
          <w:sz w:val="24"/>
          <w:szCs w:val="24"/>
        </w:rPr>
        <w:t>Zuur</w:t>
      </w:r>
      <w:proofErr w:type="spellEnd"/>
      <w:r w:rsidR="00FD0BEA">
        <w:rPr>
          <w:rFonts w:ascii="Times New Roman" w:hAnsi="Times New Roman" w:cs="Times New Roman"/>
          <w:sz w:val="24"/>
          <w:szCs w:val="24"/>
        </w:rPr>
        <w:t xml:space="preserve"> et al. 2007, </w:t>
      </w:r>
      <w:proofErr w:type="spellStart"/>
      <w:r w:rsidR="00FD0BEA">
        <w:rPr>
          <w:rFonts w:ascii="Times New Roman" w:hAnsi="Times New Roman" w:cs="Times New Roman"/>
          <w:sz w:val="24"/>
          <w:szCs w:val="24"/>
        </w:rPr>
        <w:t>Bednar</w:t>
      </w:r>
      <w:r w:rsidR="000620EF">
        <w:rPr>
          <w:rFonts w:ascii="Arial" w:hAnsi="Arial" w:cs="Arial"/>
          <w:sz w:val="24"/>
          <w:szCs w:val="24"/>
        </w:rPr>
        <w:t>š</w:t>
      </w:r>
      <w:r w:rsidR="00FD0BEA">
        <w:rPr>
          <w:rFonts w:ascii="Times New Roman" w:hAnsi="Times New Roman" w:cs="Times New Roman"/>
          <w:sz w:val="24"/>
          <w:szCs w:val="24"/>
        </w:rPr>
        <w:t>ek</w:t>
      </w:r>
      <w:proofErr w:type="spellEnd"/>
      <w:r w:rsidR="00FD0BEA">
        <w:rPr>
          <w:rFonts w:ascii="Times New Roman" w:hAnsi="Times New Roman" w:cs="Times New Roman"/>
          <w:sz w:val="24"/>
          <w:szCs w:val="24"/>
        </w:rPr>
        <w:t xml:space="preserve"> et al. 2018).  </w:t>
      </w:r>
    </w:p>
    <w:p w14:paraId="426FEFFD" w14:textId="5B569001" w:rsidR="0084406A" w:rsidRDefault="0084406A" w:rsidP="00EB1AAD">
      <w:pPr>
        <w:spacing w:after="0" w:line="480" w:lineRule="auto"/>
        <w:jc w:val="both"/>
        <w:rPr>
          <w:rFonts w:ascii="Times New Roman" w:hAnsi="Times New Roman"/>
          <w:i/>
          <w:sz w:val="24"/>
          <w:szCs w:val="24"/>
        </w:rPr>
      </w:pPr>
    </w:p>
    <w:p w14:paraId="7AD2AFCC" w14:textId="77777777" w:rsidR="0085267B" w:rsidRDefault="00851891" w:rsidP="00EB1AAD">
      <w:pPr>
        <w:spacing w:after="0" w:line="480" w:lineRule="auto"/>
        <w:jc w:val="both"/>
        <w:rPr>
          <w:rFonts w:ascii="Times New Roman" w:hAnsi="Times New Roman"/>
          <w:i/>
          <w:sz w:val="24"/>
          <w:szCs w:val="24"/>
        </w:rPr>
      </w:pPr>
      <w:r>
        <w:rPr>
          <w:rFonts w:ascii="Times New Roman" w:hAnsi="Times New Roman"/>
          <w:i/>
          <w:sz w:val="24"/>
          <w:szCs w:val="24"/>
        </w:rPr>
        <w:lastRenderedPageBreak/>
        <w:t>3</w:t>
      </w:r>
      <w:r w:rsidR="00CE2028" w:rsidRPr="001030CB">
        <w:rPr>
          <w:rFonts w:ascii="Times New Roman" w:hAnsi="Times New Roman"/>
          <w:i/>
          <w:sz w:val="24"/>
          <w:szCs w:val="24"/>
        </w:rPr>
        <w:t xml:space="preserve"> Tempora</w:t>
      </w:r>
      <w:r w:rsidR="00186AEB">
        <w:rPr>
          <w:rFonts w:ascii="Times New Roman" w:hAnsi="Times New Roman"/>
          <w:i/>
          <w:sz w:val="24"/>
          <w:szCs w:val="24"/>
        </w:rPr>
        <w:t>l and spatial variability of</w:t>
      </w:r>
      <w:r w:rsidR="00CE2028" w:rsidRPr="001030CB">
        <w:rPr>
          <w:rFonts w:ascii="Times New Roman" w:hAnsi="Times New Roman"/>
          <w:i/>
          <w:sz w:val="24"/>
          <w:szCs w:val="24"/>
        </w:rPr>
        <w:t xml:space="preserve"> pteropod shell dissolution </w:t>
      </w:r>
    </w:p>
    <w:p w14:paraId="3E1F3A60" w14:textId="43F36D2F" w:rsidR="00E16778" w:rsidRPr="000C78BD" w:rsidRDefault="00E16778" w:rsidP="00EB1AAD">
      <w:pPr>
        <w:spacing w:after="0" w:line="480" w:lineRule="auto"/>
        <w:ind w:firstLine="720"/>
        <w:jc w:val="both"/>
        <w:rPr>
          <w:rFonts w:ascii="Times New Roman" w:hAnsi="Times New Roman" w:cs="Times New Roman"/>
          <w:color w:val="000000" w:themeColor="text1"/>
          <w:sz w:val="24"/>
          <w:szCs w:val="24"/>
        </w:rPr>
      </w:pPr>
      <w:r w:rsidRPr="00BE71AA">
        <w:rPr>
          <w:rFonts w:ascii="Times New Roman" w:hAnsi="Times New Roman"/>
          <w:sz w:val="24"/>
          <w:szCs w:val="24"/>
        </w:rPr>
        <w:t>Pteropods shell dissolution range</w:t>
      </w:r>
      <w:r>
        <w:rPr>
          <w:rFonts w:ascii="Times New Roman" w:hAnsi="Times New Roman"/>
          <w:sz w:val="24"/>
          <w:szCs w:val="24"/>
        </w:rPr>
        <w:t>s</w:t>
      </w:r>
      <w:r w:rsidRPr="00BE71AA">
        <w:rPr>
          <w:rFonts w:ascii="Times New Roman" w:hAnsi="Times New Roman"/>
          <w:sz w:val="24"/>
          <w:szCs w:val="24"/>
        </w:rPr>
        <w:t xml:space="preserve"> from the surface (Type I) to deeper-protruding (Type III </w:t>
      </w:r>
      <w:r w:rsidRPr="000C78BD">
        <w:rPr>
          <w:rFonts w:ascii="Times New Roman" w:hAnsi="Times New Roman"/>
          <w:color w:val="000000" w:themeColor="text1"/>
          <w:sz w:val="24"/>
          <w:szCs w:val="24"/>
        </w:rPr>
        <w:t>dissolution) that appears randomly throughout the entire shell. Contrary</w:t>
      </w:r>
      <w:r w:rsidRPr="000C78BD">
        <w:rPr>
          <w:rFonts w:ascii="Times New Roman" w:hAnsi="Times New Roman" w:cs="Times New Roman"/>
          <w:color w:val="000000" w:themeColor="text1"/>
          <w:sz w:val="24"/>
          <w:szCs w:val="24"/>
        </w:rPr>
        <w:t xml:space="preserve"> to Type I dissolution, which is transient and can turned into Type III dissolution upon more extreme or prolonged exposure, Type III dissolution is a cumulative exposure marker.</w:t>
      </w:r>
    </w:p>
    <w:p w14:paraId="4F0F3C6E" w14:textId="77777777" w:rsidR="00E16778" w:rsidRDefault="00E16778" w:rsidP="00EB1AAD">
      <w:pPr>
        <w:spacing w:after="0" w:line="480" w:lineRule="auto"/>
        <w:jc w:val="both"/>
        <w:rPr>
          <w:rFonts w:ascii="Times New Roman" w:hAnsi="Times New Roman" w:cs="Times New Roman"/>
          <w:color w:val="333333"/>
          <w:sz w:val="24"/>
          <w:szCs w:val="24"/>
        </w:rPr>
      </w:pPr>
    </w:p>
    <w:p w14:paraId="2735BAD3" w14:textId="7E09069F" w:rsidR="0095234C" w:rsidRPr="0095234C" w:rsidRDefault="00E16778" w:rsidP="00EB1AAD">
      <w:pPr>
        <w:spacing w:line="480" w:lineRule="auto"/>
        <w:jc w:val="both"/>
        <w:rPr>
          <w:rFonts w:ascii="Times New Roman" w:hAnsi="Times New Roman" w:cs="Times New Roman"/>
          <w:color w:val="000000" w:themeColor="text1"/>
          <w:sz w:val="24"/>
          <w:szCs w:val="24"/>
        </w:rPr>
      </w:pPr>
      <w:r w:rsidRPr="0028416C">
        <w:rPr>
          <w:rFonts w:ascii="Times New Roman" w:hAnsi="Times New Roman" w:cs="Times New Roman"/>
          <w:color w:val="000000" w:themeColor="text1"/>
          <w:sz w:val="24"/>
          <w:szCs w:val="24"/>
        </w:rPr>
        <w:t>The best correlations between Type III shell dissolution were obtained with Ω</w:t>
      </w:r>
      <w:proofErr w:type="spellStart"/>
      <w:r w:rsidRPr="0028416C">
        <w:rPr>
          <w:rFonts w:ascii="Times New Roman" w:hAnsi="Times New Roman" w:cs="Times New Roman"/>
          <w:color w:val="000000" w:themeColor="text1"/>
          <w:sz w:val="24"/>
          <w:szCs w:val="24"/>
          <w:vertAlign w:val="subscript"/>
        </w:rPr>
        <w:t>ar</w:t>
      </w:r>
      <w:proofErr w:type="spellEnd"/>
      <w:r w:rsidRPr="0028416C">
        <w:rPr>
          <w:rFonts w:ascii="Times New Roman" w:hAnsi="Times New Roman" w:cs="Times New Roman"/>
          <w:color w:val="000000" w:themeColor="text1"/>
          <w:sz w:val="24"/>
          <w:szCs w:val="24"/>
          <w:vertAlign w:val="subscript"/>
        </w:rPr>
        <w:t>, min</w:t>
      </w:r>
      <w:r w:rsidRPr="0028416C">
        <w:rPr>
          <w:rFonts w:ascii="Times New Roman" w:hAnsi="Times New Roman" w:cs="Times New Roman"/>
          <w:color w:val="000000" w:themeColor="text1"/>
          <w:sz w:val="24"/>
          <w:szCs w:val="24"/>
        </w:rPr>
        <w:t>, across all temporal scales, from seasonal to interannual</w:t>
      </w:r>
      <w:r w:rsidR="0095234C">
        <w:rPr>
          <w:rFonts w:ascii="Times New Roman" w:hAnsi="Times New Roman" w:cs="Times New Roman"/>
          <w:color w:val="000000" w:themeColor="text1"/>
          <w:sz w:val="24"/>
          <w:szCs w:val="24"/>
        </w:rPr>
        <w:t xml:space="preserve"> (Figure 4)</w:t>
      </w:r>
      <w:r w:rsidRPr="0028416C">
        <w:rPr>
          <w:rFonts w:ascii="Times New Roman" w:hAnsi="Times New Roman" w:cs="Times New Roman"/>
          <w:color w:val="000000" w:themeColor="text1"/>
          <w:sz w:val="24"/>
          <w:szCs w:val="24"/>
        </w:rPr>
        <w:t>.</w:t>
      </w:r>
      <w:r w:rsidR="0095234C">
        <w:rPr>
          <w:rFonts w:ascii="Times New Roman" w:hAnsi="Times New Roman" w:cs="Times New Roman"/>
          <w:color w:val="000000" w:themeColor="text1"/>
          <w:sz w:val="24"/>
          <w:szCs w:val="24"/>
        </w:rPr>
        <w:t xml:space="preserve"> </w:t>
      </w:r>
      <w:r w:rsidRPr="0028416C">
        <w:rPr>
          <w:rFonts w:ascii="Times New Roman" w:hAnsi="Times New Roman" w:cs="Times New Roman"/>
          <w:color w:val="000000" w:themeColor="text1"/>
          <w:sz w:val="24"/>
          <w:szCs w:val="24"/>
        </w:rPr>
        <w:t xml:space="preserve"> </w:t>
      </w:r>
      <w:r w:rsidR="0095234C" w:rsidRPr="0028416C">
        <w:rPr>
          <w:rFonts w:ascii="Times New Roman" w:hAnsi="Times New Roman" w:cs="Times New Roman"/>
          <w:color w:val="000000" w:themeColor="text1"/>
          <w:sz w:val="24"/>
          <w:szCs w:val="24"/>
        </w:rPr>
        <w:t>The average</w:t>
      </w:r>
      <w:r w:rsidR="0095234C" w:rsidRPr="0028416C">
        <w:rPr>
          <w:rFonts w:ascii="Times New Roman" w:hAnsi="Times New Roman" w:cs="Times New Roman"/>
          <w:color w:val="000000" w:themeColor="text1"/>
          <w:sz w:val="24"/>
          <w:szCs w:val="24"/>
          <w:vertAlign w:val="subscript"/>
        </w:rPr>
        <w:t xml:space="preserve"> </w:t>
      </w:r>
      <w:r w:rsidR="0095234C" w:rsidRPr="0028416C">
        <w:rPr>
          <w:rFonts w:ascii="Times New Roman" w:hAnsi="Times New Roman" w:cs="Times New Roman"/>
          <w:color w:val="000000" w:themeColor="text1"/>
          <w:sz w:val="24"/>
          <w:szCs w:val="24"/>
        </w:rPr>
        <w:t>Ω</w:t>
      </w:r>
      <w:proofErr w:type="spellStart"/>
      <w:r w:rsidR="0095234C" w:rsidRPr="0028416C">
        <w:rPr>
          <w:rFonts w:ascii="Times New Roman" w:hAnsi="Times New Roman" w:cs="Times New Roman"/>
          <w:color w:val="000000" w:themeColor="text1"/>
          <w:sz w:val="24"/>
          <w:szCs w:val="24"/>
          <w:vertAlign w:val="subscript"/>
        </w:rPr>
        <w:t>ar</w:t>
      </w:r>
      <w:proofErr w:type="spellEnd"/>
      <w:r w:rsidR="0095234C" w:rsidRPr="0028416C">
        <w:rPr>
          <w:rFonts w:ascii="Times New Roman" w:hAnsi="Times New Roman" w:cs="Times New Roman"/>
          <w:color w:val="000000" w:themeColor="text1"/>
          <w:sz w:val="24"/>
          <w:szCs w:val="24"/>
          <w:vertAlign w:val="subscript"/>
        </w:rPr>
        <w:t xml:space="preserve"> </w:t>
      </w:r>
      <w:r w:rsidR="0095234C" w:rsidRPr="0028416C">
        <w:rPr>
          <w:rFonts w:ascii="Times New Roman" w:hAnsi="Times New Roman" w:cs="Times New Roman"/>
          <w:color w:val="000000" w:themeColor="text1"/>
          <w:sz w:val="24"/>
          <w:szCs w:val="24"/>
        </w:rPr>
        <w:t>did not explain seasonal or interannual shell dissolution patterns, often resulting in the opposite trends. This is especially prominent in the spring time where surface- to-subsurface Ω</w:t>
      </w:r>
      <w:proofErr w:type="spellStart"/>
      <w:r w:rsidR="0095234C" w:rsidRPr="0028416C">
        <w:rPr>
          <w:rFonts w:ascii="Times New Roman" w:hAnsi="Times New Roman" w:cs="Times New Roman"/>
          <w:color w:val="000000" w:themeColor="text1"/>
          <w:sz w:val="24"/>
          <w:szCs w:val="24"/>
          <w:vertAlign w:val="subscript"/>
        </w:rPr>
        <w:t>ar</w:t>
      </w:r>
      <w:proofErr w:type="spellEnd"/>
      <w:r w:rsidR="0095234C" w:rsidRPr="0028416C">
        <w:rPr>
          <w:rFonts w:ascii="Times New Roman" w:hAnsi="Times New Roman" w:cs="Times New Roman"/>
          <w:color w:val="000000" w:themeColor="text1"/>
          <w:sz w:val="24"/>
          <w:szCs w:val="24"/>
          <w:vertAlign w:val="subscript"/>
        </w:rPr>
        <w:t xml:space="preserve"> </w:t>
      </w:r>
      <w:r w:rsidR="0095234C" w:rsidRPr="0028416C">
        <w:rPr>
          <w:rFonts w:ascii="Times New Roman" w:hAnsi="Times New Roman" w:cs="Times New Roman"/>
          <w:color w:val="000000" w:themeColor="text1"/>
          <w:sz w:val="24"/>
          <w:szCs w:val="24"/>
        </w:rPr>
        <w:t>conditions improve but dissolution continues to increase. This is</w:t>
      </w:r>
      <w:r w:rsidR="0095234C">
        <w:rPr>
          <w:rFonts w:ascii="Times New Roman" w:hAnsi="Times New Roman" w:cs="Times New Roman"/>
          <w:color w:val="000000" w:themeColor="text1"/>
          <w:sz w:val="24"/>
          <w:szCs w:val="24"/>
        </w:rPr>
        <w:t xml:space="preserve"> </w:t>
      </w:r>
      <w:r w:rsidR="0095234C" w:rsidRPr="0028416C">
        <w:rPr>
          <w:rFonts w:ascii="Times New Roman" w:hAnsi="Times New Roman" w:cs="Times New Roman"/>
          <w:color w:val="000000" w:themeColor="text1"/>
          <w:sz w:val="24"/>
          <w:szCs w:val="24"/>
        </w:rPr>
        <w:t>because of the organismal exposure to Ω</w:t>
      </w:r>
      <w:proofErr w:type="spellStart"/>
      <w:r w:rsidR="0095234C" w:rsidRPr="0028416C">
        <w:rPr>
          <w:rFonts w:ascii="Times New Roman" w:hAnsi="Times New Roman" w:cs="Times New Roman"/>
          <w:color w:val="000000" w:themeColor="text1"/>
          <w:sz w:val="24"/>
          <w:szCs w:val="24"/>
          <w:vertAlign w:val="subscript"/>
        </w:rPr>
        <w:t>ar</w:t>
      </w:r>
      <w:proofErr w:type="spellEnd"/>
      <w:r w:rsidR="0095234C" w:rsidRPr="0028416C">
        <w:rPr>
          <w:rFonts w:ascii="Times New Roman" w:hAnsi="Times New Roman" w:cs="Times New Roman"/>
          <w:color w:val="000000" w:themeColor="text1"/>
          <w:sz w:val="24"/>
          <w:szCs w:val="24"/>
          <w:vertAlign w:val="subscript"/>
        </w:rPr>
        <w:t xml:space="preserve"> ,min</w:t>
      </w:r>
      <w:r w:rsidR="0095234C" w:rsidRPr="0028416C">
        <w:rPr>
          <w:rFonts w:ascii="Times New Roman" w:hAnsi="Times New Roman" w:cs="Times New Roman"/>
          <w:color w:val="000000" w:themeColor="text1"/>
          <w:sz w:val="24"/>
          <w:szCs w:val="24"/>
        </w:rPr>
        <w:t xml:space="preserve"> in the deeper waters during their diurnal vertical migration. </w:t>
      </w:r>
      <w:r w:rsidR="000C78BD">
        <w:rPr>
          <w:rFonts w:ascii="Times New Roman" w:hAnsi="Times New Roman" w:cs="Times New Roman"/>
          <w:color w:val="000000" w:themeColor="text1"/>
          <w:sz w:val="24"/>
          <w:szCs w:val="24"/>
        </w:rPr>
        <w:t>We often note that p</w:t>
      </w:r>
      <w:r w:rsidR="0095234C">
        <w:rPr>
          <w:rFonts w:ascii="Times New Roman" w:hAnsi="Times New Roman" w:cs="Times New Roman"/>
          <w:color w:val="000000" w:themeColor="text1"/>
          <w:sz w:val="24"/>
          <w:szCs w:val="24"/>
        </w:rPr>
        <w:t xml:space="preserve">teropod shell dissolution </w:t>
      </w:r>
      <w:r w:rsidR="000C78BD">
        <w:rPr>
          <w:rFonts w:ascii="Times New Roman" w:hAnsi="Times New Roman" w:cs="Times New Roman"/>
          <w:color w:val="000000" w:themeColor="text1"/>
          <w:sz w:val="24"/>
          <w:szCs w:val="24"/>
        </w:rPr>
        <w:t xml:space="preserve">was </w:t>
      </w:r>
      <w:r w:rsidR="0095234C">
        <w:rPr>
          <w:rFonts w:ascii="Times New Roman" w:hAnsi="Times New Roman" w:cs="Times New Roman"/>
          <w:color w:val="000000" w:themeColor="text1"/>
          <w:sz w:val="24"/>
          <w:szCs w:val="24"/>
        </w:rPr>
        <w:t xml:space="preserve">characterized by zero values despite the organismal exposure to low </w:t>
      </w:r>
      <w:r w:rsidR="0095234C" w:rsidRPr="0028416C">
        <w:rPr>
          <w:rFonts w:ascii="Times New Roman" w:hAnsi="Times New Roman" w:cs="Times New Roman"/>
          <w:color w:val="000000" w:themeColor="text1"/>
          <w:sz w:val="24"/>
          <w:szCs w:val="24"/>
        </w:rPr>
        <w:t>Ω</w:t>
      </w:r>
      <w:proofErr w:type="spellStart"/>
      <w:r w:rsidR="0095234C" w:rsidRPr="0028416C">
        <w:rPr>
          <w:rFonts w:ascii="Times New Roman" w:hAnsi="Times New Roman" w:cs="Times New Roman"/>
          <w:color w:val="000000" w:themeColor="text1"/>
          <w:sz w:val="24"/>
          <w:szCs w:val="24"/>
          <w:vertAlign w:val="subscript"/>
        </w:rPr>
        <w:t>ar</w:t>
      </w:r>
      <w:proofErr w:type="spellEnd"/>
      <w:r w:rsidR="0095234C" w:rsidRPr="0028416C">
        <w:rPr>
          <w:rFonts w:ascii="Times New Roman" w:hAnsi="Times New Roman" w:cs="Times New Roman"/>
          <w:color w:val="000000" w:themeColor="text1"/>
          <w:sz w:val="24"/>
          <w:szCs w:val="24"/>
          <w:vertAlign w:val="subscript"/>
        </w:rPr>
        <w:t xml:space="preserve"> ,min</w:t>
      </w:r>
      <w:r w:rsidR="0095234C">
        <w:rPr>
          <w:rFonts w:ascii="Times New Roman" w:hAnsi="Times New Roman" w:cs="Times New Roman"/>
          <w:color w:val="000000" w:themeColor="text1"/>
          <w:sz w:val="24"/>
          <w:szCs w:val="24"/>
          <w:vertAlign w:val="subscript"/>
        </w:rPr>
        <w:t xml:space="preserve"> </w:t>
      </w:r>
      <w:r w:rsidR="0095234C">
        <w:rPr>
          <w:rFonts w:ascii="Times New Roman" w:hAnsi="Times New Roman" w:cs="Times New Roman"/>
          <w:color w:val="000000" w:themeColor="text1"/>
          <w:sz w:val="24"/>
          <w:szCs w:val="24"/>
        </w:rPr>
        <w:t xml:space="preserve">(Figure 4). This is because shell dissolution dataset was averaged across different life stages and did not account for </w:t>
      </w:r>
      <w:r w:rsidR="00307D0A">
        <w:rPr>
          <w:rFonts w:ascii="Times New Roman" w:hAnsi="Times New Roman" w:cs="Times New Roman"/>
          <w:color w:val="000000" w:themeColor="text1"/>
          <w:sz w:val="24"/>
          <w:szCs w:val="24"/>
        </w:rPr>
        <w:t xml:space="preserve">a </w:t>
      </w:r>
      <w:r w:rsidR="0095234C">
        <w:rPr>
          <w:rFonts w:ascii="Times New Roman" w:hAnsi="Times New Roman" w:cs="Times New Roman"/>
          <w:color w:val="000000" w:themeColor="text1"/>
          <w:sz w:val="24"/>
          <w:szCs w:val="24"/>
        </w:rPr>
        <w:t xml:space="preserve">particular life stage. As such, zero values indicate newly spawned cohort that has not yet or has minimally </w:t>
      </w:r>
      <w:r w:rsidR="00307D0A">
        <w:rPr>
          <w:rFonts w:ascii="Times New Roman" w:hAnsi="Times New Roman" w:cs="Times New Roman"/>
          <w:color w:val="000000" w:themeColor="text1"/>
          <w:sz w:val="24"/>
          <w:szCs w:val="24"/>
        </w:rPr>
        <w:t>experienced</w:t>
      </w:r>
      <w:r w:rsidR="0095234C">
        <w:rPr>
          <w:rFonts w:ascii="Times New Roman" w:hAnsi="Times New Roman" w:cs="Times New Roman"/>
          <w:color w:val="000000" w:themeColor="text1"/>
          <w:sz w:val="24"/>
          <w:szCs w:val="24"/>
        </w:rPr>
        <w:t xml:space="preserve"> shell dissolution </w:t>
      </w:r>
      <w:r w:rsidR="00307D0A">
        <w:rPr>
          <w:rFonts w:ascii="Times New Roman" w:hAnsi="Times New Roman" w:cs="Times New Roman"/>
          <w:color w:val="000000" w:themeColor="text1"/>
          <w:sz w:val="24"/>
          <w:szCs w:val="24"/>
        </w:rPr>
        <w:t>prior to</w:t>
      </w:r>
      <w:r w:rsidR="0095234C">
        <w:rPr>
          <w:rFonts w:ascii="Times New Roman" w:hAnsi="Times New Roman" w:cs="Times New Roman"/>
          <w:color w:val="000000" w:themeColor="text1"/>
          <w:sz w:val="24"/>
          <w:szCs w:val="24"/>
        </w:rPr>
        <w:t xml:space="preserve"> the time of collection. </w:t>
      </w:r>
    </w:p>
    <w:p w14:paraId="0FF77EDC" w14:textId="750CB13A" w:rsidR="000C78BD" w:rsidRDefault="000C78BD" w:rsidP="00EB1AAD">
      <w:pPr>
        <w:spacing w:after="0" w:line="480" w:lineRule="auto"/>
        <w:jc w:val="both"/>
        <w:rPr>
          <w:rFonts w:ascii="Times New Roman" w:hAnsi="Times New Roman"/>
          <w:sz w:val="24"/>
          <w:szCs w:val="24"/>
        </w:rPr>
      </w:pPr>
      <w:r>
        <w:rPr>
          <w:rFonts w:ascii="Times New Roman" w:hAnsi="Times New Roman"/>
          <w:sz w:val="24"/>
          <w:szCs w:val="24"/>
        </w:rPr>
        <w:t>Pteropod shell dissolution</w:t>
      </w:r>
      <w:r w:rsidRPr="00E62AC1">
        <w:rPr>
          <w:rFonts w:ascii="Times New Roman" w:hAnsi="Times New Roman"/>
          <w:sz w:val="24"/>
          <w:szCs w:val="24"/>
        </w:rPr>
        <w:t xml:space="preserve"> </w:t>
      </w:r>
      <w:r>
        <w:rPr>
          <w:rFonts w:ascii="Times New Roman" w:hAnsi="Times New Roman"/>
          <w:sz w:val="24"/>
          <w:szCs w:val="24"/>
        </w:rPr>
        <w:t xml:space="preserve">(Type III) </w:t>
      </w:r>
      <w:r w:rsidRPr="00E62AC1">
        <w:rPr>
          <w:rFonts w:ascii="Times New Roman" w:hAnsi="Times New Roman"/>
          <w:sz w:val="24"/>
          <w:szCs w:val="24"/>
        </w:rPr>
        <w:t>varied substantially</w:t>
      </w:r>
      <w:r>
        <w:rPr>
          <w:rFonts w:ascii="Times New Roman" w:hAnsi="Times New Roman"/>
          <w:sz w:val="24"/>
          <w:szCs w:val="24"/>
        </w:rPr>
        <w:t xml:space="preserve"> depending on the magnitude and duration of exposure (Figure 4, right plot).  </w:t>
      </w:r>
      <w:r w:rsidRPr="0025761D">
        <w:rPr>
          <w:rFonts w:ascii="Times New Roman" w:hAnsi="Times New Roman"/>
          <w:sz w:val="24"/>
          <w:szCs w:val="24"/>
        </w:rPr>
        <w:t>As such, spatial patterns of variability were more pronounced on shell dissolution than their temporal exposure.</w:t>
      </w:r>
      <w:r>
        <w:rPr>
          <w:rFonts w:ascii="Times New Roman" w:hAnsi="Times New Roman"/>
          <w:sz w:val="24"/>
          <w:szCs w:val="24"/>
        </w:rPr>
        <w:t xml:space="preserve"> To scale up from a single station to habitat related variability, as determined by the physical-chemical conditions, the </w:t>
      </w:r>
      <w:r w:rsidRPr="000C78BD">
        <w:rPr>
          <w:rFonts w:ascii="Times New Roman" w:hAnsi="Times New Roman"/>
          <w:sz w:val="24"/>
          <w:szCs w:val="24"/>
        </w:rPr>
        <w:t xml:space="preserve">delineation into three </w:t>
      </w:r>
      <w:proofErr w:type="spellStart"/>
      <w:r w:rsidRPr="000C78BD">
        <w:rPr>
          <w:rFonts w:ascii="Times New Roman" w:hAnsi="Times New Roman"/>
          <w:sz w:val="24"/>
          <w:szCs w:val="24"/>
        </w:rPr>
        <w:t>subhabitats</w:t>
      </w:r>
      <w:proofErr w:type="spellEnd"/>
      <w:r w:rsidRPr="000C78BD">
        <w:rPr>
          <w:rFonts w:ascii="Times New Roman" w:hAnsi="Times New Roman"/>
          <w:sz w:val="24"/>
          <w:szCs w:val="24"/>
        </w:rPr>
        <w:t xml:space="preserve"> </w:t>
      </w:r>
      <w:r>
        <w:rPr>
          <w:rFonts w:ascii="Times New Roman" w:hAnsi="Times New Roman"/>
          <w:sz w:val="24"/>
          <w:szCs w:val="24"/>
        </w:rPr>
        <w:t>(Results section #1</w:t>
      </w:r>
      <w:r w:rsidRPr="000C78BD">
        <w:rPr>
          <w:rFonts w:ascii="Times New Roman" w:hAnsi="Times New Roman"/>
          <w:sz w:val="24"/>
          <w:szCs w:val="24"/>
        </w:rPr>
        <w:t>) provided the baseline towards evaluating biological responses.</w:t>
      </w:r>
    </w:p>
    <w:p w14:paraId="4E5A4D53" w14:textId="77777777" w:rsidR="000C78BD" w:rsidRPr="00F35E62" w:rsidRDefault="000C78BD" w:rsidP="00EB1AAD">
      <w:pPr>
        <w:spacing w:after="0" w:line="480" w:lineRule="auto"/>
        <w:jc w:val="both"/>
        <w:rPr>
          <w:rFonts w:ascii="Times New Roman" w:hAnsi="Times New Roman"/>
          <w:sz w:val="24"/>
          <w:szCs w:val="24"/>
        </w:rPr>
      </w:pPr>
    </w:p>
    <w:p w14:paraId="388DF46E" w14:textId="2CEB7168" w:rsidR="006E7FE6" w:rsidRDefault="00851891" w:rsidP="00EB1AAD">
      <w:pPr>
        <w:spacing w:after="0" w:line="480" w:lineRule="auto"/>
        <w:jc w:val="both"/>
        <w:rPr>
          <w:rFonts w:ascii="Times New Roman" w:hAnsi="Times New Roman"/>
          <w:sz w:val="24"/>
          <w:szCs w:val="24"/>
        </w:rPr>
      </w:pPr>
      <w:r>
        <w:rPr>
          <w:rFonts w:ascii="Times New Roman" w:hAnsi="Times New Roman"/>
          <w:sz w:val="24"/>
          <w:szCs w:val="24"/>
        </w:rPr>
        <w:lastRenderedPageBreak/>
        <w:t>A</w:t>
      </w:r>
      <w:r w:rsidR="00A05082">
        <w:rPr>
          <w:rFonts w:ascii="Times New Roman" w:hAnsi="Times New Roman"/>
          <w:sz w:val="24"/>
          <w:szCs w:val="24"/>
        </w:rPr>
        <w:t xml:space="preserve">cross the </w:t>
      </w:r>
      <w:proofErr w:type="spellStart"/>
      <w:r w:rsidR="00A05082">
        <w:rPr>
          <w:rFonts w:ascii="Times New Roman" w:hAnsi="Times New Roman"/>
          <w:sz w:val="24"/>
          <w:szCs w:val="24"/>
        </w:rPr>
        <w:t>subhabitats</w:t>
      </w:r>
      <w:proofErr w:type="spellEnd"/>
      <w:r w:rsidR="00A05082">
        <w:rPr>
          <w:rFonts w:ascii="Times New Roman" w:hAnsi="Times New Roman"/>
          <w:sz w:val="24"/>
          <w:szCs w:val="24"/>
        </w:rPr>
        <w:t xml:space="preserve">, </w:t>
      </w:r>
      <w:r w:rsidR="00016AA1">
        <w:rPr>
          <w:rFonts w:ascii="Times New Roman" w:hAnsi="Times New Roman"/>
          <w:sz w:val="24"/>
          <w:szCs w:val="24"/>
        </w:rPr>
        <w:t xml:space="preserve">shell dissolution (Type III) </w:t>
      </w:r>
      <w:r w:rsidR="00A05082">
        <w:rPr>
          <w:rFonts w:ascii="Times New Roman" w:hAnsi="Times New Roman"/>
          <w:sz w:val="24"/>
          <w:szCs w:val="24"/>
        </w:rPr>
        <w:t xml:space="preserve">was the lowest in the late spring and summer, except in </w:t>
      </w:r>
      <w:r w:rsidR="00BE71AA">
        <w:rPr>
          <w:rFonts w:ascii="Times New Roman" w:hAnsi="Times New Roman"/>
          <w:sz w:val="24"/>
          <w:szCs w:val="24"/>
        </w:rPr>
        <w:t xml:space="preserve">the </w:t>
      </w:r>
      <w:r w:rsidR="003C582C">
        <w:rPr>
          <w:rFonts w:ascii="Times New Roman" w:hAnsi="Times New Roman"/>
          <w:sz w:val="24"/>
          <w:szCs w:val="24"/>
        </w:rPr>
        <w:t xml:space="preserve">‘severe exposure </w:t>
      </w:r>
      <w:proofErr w:type="spellStart"/>
      <w:r w:rsidR="00191BA1">
        <w:rPr>
          <w:rFonts w:ascii="Times New Roman" w:hAnsi="Times New Roman"/>
          <w:sz w:val="24"/>
          <w:szCs w:val="24"/>
        </w:rPr>
        <w:t>subhabitats</w:t>
      </w:r>
      <w:proofErr w:type="spellEnd"/>
      <w:r w:rsidR="003C582C">
        <w:rPr>
          <w:rFonts w:ascii="Times New Roman" w:hAnsi="Times New Roman"/>
          <w:sz w:val="24"/>
          <w:szCs w:val="24"/>
        </w:rPr>
        <w:t>’</w:t>
      </w:r>
      <w:r w:rsidR="00191BA1">
        <w:rPr>
          <w:rFonts w:ascii="Times New Roman" w:hAnsi="Times New Roman"/>
          <w:sz w:val="24"/>
          <w:szCs w:val="24"/>
        </w:rPr>
        <w:t xml:space="preserve"> with</w:t>
      </w:r>
      <w:r w:rsidR="00A05082">
        <w:rPr>
          <w:rFonts w:ascii="Times New Roman" w:hAnsi="Times New Roman"/>
          <w:sz w:val="24"/>
          <w:szCs w:val="24"/>
        </w:rPr>
        <w:t xml:space="preserve"> the lowest </w:t>
      </w:r>
      <w:r w:rsidR="00A05082" w:rsidRPr="00A05082">
        <w:rPr>
          <w:rFonts w:ascii="Times New Roman" w:hAnsi="Times New Roman" w:cs="Times New Roman"/>
          <w:sz w:val="24"/>
          <w:szCs w:val="24"/>
        </w:rPr>
        <w:t>Ω</w:t>
      </w:r>
      <w:proofErr w:type="spellStart"/>
      <w:r w:rsidR="00A05082" w:rsidRPr="00A05082">
        <w:rPr>
          <w:rFonts w:ascii="Times New Roman" w:hAnsi="Times New Roman" w:cs="Times New Roman"/>
          <w:sz w:val="24"/>
          <w:szCs w:val="24"/>
          <w:vertAlign w:val="subscript"/>
        </w:rPr>
        <w:t>ar</w:t>
      </w:r>
      <w:proofErr w:type="spellEnd"/>
      <w:r w:rsidR="00A05082" w:rsidRPr="00A05082">
        <w:rPr>
          <w:rFonts w:ascii="Times New Roman" w:hAnsi="Times New Roman" w:cs="Times New Roman"/>
          <w:sz w:val="24"/>
          <w:szCs w:val="24"/>
          <w:vertAlign w:val="subscript"/>
        </w:rPr>
        <w:t>, min</w:t>
      </w:r>
      <w:r w:rsidR="00A05082" w:rsidRPr="00A05082">
        <w:rPr>
          <w:rFonts w:ascii="Times New Roman" w:hAnsi="Times New Roman" w:cs="Times New Roman"/>
          <w:sz w:val="24"/>
          <w:szCs w:val="24"/>
        </w:rPr>
        <w:t xml:space="preserve"> </w:t>
      </w:r>
      <w:r w:rsidR="00A05082">
        <w:rPr>
          <w:rFonts w:ascii="Times New Roman" w:hAnsi="Times New Roman" w:cs="Times New Roman"/>
          <w:sz w:val="24"/>
          <w:szCs w:val="24"/>
        </w:rPr>
        <w:t xml:space="preserve">and hence most severe </w:t>
      </w:r>
      <w:r w:rsidR="00307D0A">
        <w:rPr>
          <w:rFonts w:ascii="Times New Roman" w:hAnsi="Times New Roman" w:cs="Times New Roman"/>
          <w:sz w:val="24"/>
          <w:szCs w:val="24"/>
        </w:rPr>
        <w:t xml:space="preserve">dissolution </w:t>
      </w:r>
      <w:r w:rsidR="00A05082">
        <w:rPr>
          <w:rFonts w:ascii="Times New Roman" w:hAnsi="Times New Roman" w:cs="Times New Roman"/>
          <w:sz w:val="24"/>
          <w:szCs w:val="24"/>
        </w:rPr>
        <w:t>exposure</w:t>
      </w:r>
      <w:r>
        <w:rPr>
          <w:rFonts w:ascii="Times New Roman" w:hAnsi="Times New Roman" w:cs="Times New Roman"/>
          <w:sz w:val="24"/>
          <w:szCs w:val="24"/>
        </w:rPr>
        <w:t xml:space="preserve"> </w:t>
      </w:r>
      <w:r>
        <w:rPr>
          <w:rFonts w:ascii="Times New Roman" w:hAnsi="Times New Roman"/>
          <w:sz w:val="24"/>
          <w:szCs w:val="24"/>
        </w:rPr>
        <w:t>(#4, 12, 402)</w:t>
      </w:r>
      <w:r w:rsidR="00A05082">
        <w:rPr>
          <w:rFonts w:ascii="Times New Roman" w:hAnsi="Times New Roman" w:cs="Times New Roman"/>
          <w:sz w:val="24"/>
          <w:szCs w:val="24"/>
        </w:rPr>
        <w:t xml:space="preserve">. The severity of dissolution </w:t>
      </w:r>
      <w:r w:rsidR="00A05082">
        <w:rPr>
          <w:rFonts w:ascii="Times New Roman" w:hAnsi="Times New Roman"/>
          <w:sz w:val="24"/>
          <w:szCs w:val="24"/>
        </w:rPr>
        <w:t xml:space="preserve">increased towards the fall at all stations except if there was a secondary spawning in the fall whereby newly-hatched larvae were not sufficiently long exposed to </w:t>
      </w:r>
      <w:r w:rsidR="00A05082" w:rsidRPr="00A05082">
        <w:rPr>
          <w:rFonts w:ascii="Times New Roman" w:hAnsi="Times New Roman" w:cs="Times New Roman"/>
          <w:sz w:val="24"/>
          <w:szCs w:val="24"/>
        </w:rPr>
        <w:t>Ω</w:t>
      </w:r>
      <w:proofErr w:type="spellStart"/>
      <w:r w:rsidR="00A05082" w:rsidRPr="00A05082">
        <w:rPr>
          <w:rFonts w:ascii="Times New Roman" w:hAnsi="Times New Roman" w:cs="Times New Roman"/>
          <w:sz w:val="24"/>
          <w:szCs w:val="24"/>
          <w:vertAlign w:val="subscript"/>
        </w:rPr>
        <w:t>ar</w:t>
      </w:r>
      <w:proofErr w:type="spellEnd"/>
      <w:r w:rsidR="00A05082" w:rsidRPr="00A05082">
        <w:rPr>
          <w:rFonts w:ascii="Times New Roman" w:hAnsi="Times New Roman" w:cs="Times New Roman"/>
          <w:sz w:val="24"/>
          <w:szCs w:val="24"/>
          <w:vertAlign w:val="subscript"/>
        </w:rPr>
        <w:t>, min</w:t>
      </w:r>
      <w:r w:rsidR="00A05082" w:rsidRPr="00A05082">
        <w:rPr>
          <w:rFonts w:ascii="Times New Roman" w:hAnsi="Times New Roman" w:cs="Times New Roman"/>
          <w:sz w:val="24"/>
          <w:szCs w:val="24"/>
        </w:rPr>
        <w:t xml:space="preserve"> </w:t>
      </w:r>
      <w:r w:rsidR="00A05082">
        <w:rPr>
          <w:rFonts w:ascii="Times New Roman" w:hAnsi="Times New Roman"/>
          <w:sz w:val="24"/>
          <w:szCs w:val="24"/>
        </w:rPr>
        <w:t>to demonstrate shell dissolution (</w:t>
      </w:r>
      <w:proofErr w:type="spellStart"/>
      <w:r w:rsidR="00A05082">
        <w:rPr>
          <w:rFonts w:ascii="Times New Roman" w:hAnsi="Times New Roman"/>
          <w:sz w:val="24"/>
          <w:szCs w:val="24"/>
        </w:rPr>
        <w:t>st</w:t>
      </w:r>
      <w:proofErr w:type="spellEnd"/>
      <w:r w:rsidR="00A05082">
        <w:rPr>
          <w:rFonts w:ascii="Times New Roman" w:hAnsi="Times New Roman"/>
          <w:sz w:val="24"/>
          <w:szCs w:val="24"/>
        </w:rPr>
        <w:t xml:space="preserve"> #</w:t>
      </w:r>
      <w:r w:rsidR="006E7FE6">
        <w:rPr>
          <w:rFonts w:ascii="Times New Roman" w:hAnsi="Times New Roman"/>
          <w:sz w:val="24"/>
          <w:szCs w:val="24"/>
        </w:rPr>
        <w:t xml:space="preserve">402, #12, #4) that occurred </w:t>
      </w:r>
      <w:r>
        <w:rPr>
          <w:rFonts w:ascii="Times New Roman" w:hAnsi="Times New Roman"/>
          <w:sz w:val="24"/>
          <w:szCs w:val="24"/>
        </w:rPr>
        <w:t xml:space="preserve">mostly </w:t>
      </w:r>
      <w:r w:rsidR="006E7FE6">
        <w:rPr>
          <w:rFonts w:ascii="Times New Roman" w:hAnsi="Times New Roman"/>
          <w:sz w:val="24"/>
          <w:szCs w:val="24"/>
        </w:rPr>
        <w:t>at the most severely affected stations. The greatest severity of dissolution was observed in the spring at the maj</w:t>
      </w:r>
      <w:r>
        <w:rPr>
          <w:rFonts w:ascii="Times New Roman" w:hAnsi="Times New Roman"/>
          <w:sz w:val="24"/>
          <w:szCs w:val="24"/>
        </w:rPr>
        <w:t xml:space="preserve">ority of the </w:t>
      </w:r>
      <w:r w:rsidRPr="00D977DE">
        <w:rPr>
          <w:rFonts w:ascii="Times New Roman" w:hAnsi="Times New Roman"/>
          <w:sz w:val="24"/>
          <w:szCs w:val="24"/>
        </w:rPr>
        <w:t>stations (</w:t>
      </w:r>
      <w:r w:rsidR="008B7BA1">
        <w:rPr>
          <w:rFonts w:ascii="Times New Roman" w:hAnsi="Times New Roman"/>
          <w:sz w:val="24"/>
          <w:szCs w:val="24"/>
        </w:rPr>
        <w:t xml:space="preserve">Figure 4, left plot, </w:t>
      </w:r>
      <w:r w:rsidRPr="005A0E70">
        <w:rPr>
          <w:rFonts w:ascii="Times New Roman" w:hAnsi="Times New Roman"/>
          <w:sz w:val="24"/>
          <w:szCs w:val="24"/>
        </w:rPr>
        <w:t>Figure</w:t>
      </w:r>
      <w:r w:rsidRPr="00D977DE">
        <w:rPr>
          <w:rFonts w:ascii="Times New Roman" w:hAnsi="Times New Roman"/>
          <w:sz w:val="24"/>
          <w:szCs w:val="24"/>
        </w:rPr>
        <w:t xml:space="preserve"> </w:t>
      </w:r>
      <w:r w:rsidR="008B7BA1" w:rsidRPr="00D977DE">
        <w:rPr>
          <w:rFonts w:ascii="Times New Roman" w:hAnsi="Times New Roman"/>
          <w:sz w:val="24"/>
          <w:szCs w:val="24"/>
        </w:rPr>
        <w:t>5,</w:t>
      </w:r>
      <w:r w:rsidR="008B7BA1">
        <w:rPr>
          <w:rFonts w:ascii="Times New Roman" w:hAnsi="Times New Roman"/>
          <w:sz w:val="24"/>
          <w:szCs w:val="24"/>
        </w:rPr>
        <w:t xml:space="preserve"> April panel</w:t>
      </w:r>
      <w:r w:rsidR="006E7FE6">
        <w:rPr>
          <w:rFonts w:ascii="Times New Roman" w:hAnsi="Times New Roman"/>
          <w:sz w:val="24"/>
          <w:szCs w:val="24"/>
        </w:rPr>
        <w:t xml:space="preserve">) because of the extended winter-early spring </w:t>
      </w:r>
      <w:r w:rsidR="00191BA1" w:rsidRPr="00A05082">
        <w:rPr>
          <w:rFonts w:ascii="Times New Roman" w:hAnsi="Times New Roman" w:cs="Times New Roman"/>
          <w:sz w:val="24"/>
          <w:szCs w:val="24"/>
        </w:rPr>
        <w:t>Ω</w:t>
      </w:r>
      <w:proofErr w:type="spellStart"/>
      <w:r w:rsidR="00191BA1" w:rsidRPr="00A05082">
        <w:rPr>
          <w:rFonts w:ascii="Times New Roman" w:hAnsi="Times New Roman" w:cs="Times New Roman"/>
          <w:sz w:val="24"/>
          <w:szCs w:val="24"/>
          <w:vertAlign w:val="subscript"/>
        </w:rPr>
        <w:t>ar</w:t>
      </w:r>
      <w:proofErr w:type="spellEnd"/>
      <w:r w:rsidR="00191BA1" w:rsidRPr="00A05082">
        <w:rPr>
          <w:rFonts w:ascii="Times New Roman" w:hAnsi="Times New Roman" w:cs="Times New Roman"/>
          <w:sz w:val="24"/>
          <w:szCs w:val="24"/>
          <w:vertAlign w:val="subscript"/>
        </w:rPr>
        <w:t>, min</w:t>
      </w:r>
      <w:r w:rsidR="00191BA1">
        <w:rPr>
          <w:rFonts w:ascii="Times New Roman" w:hAnsi="Times New Roman" w:cs="Times New Roman"/>
          <w:sz w:val="24"/>
          <w:szCs w:val="24"/>
          <w:vertAlign w:val="subscript"/>
        </w:rPr>
        <w:t xml:space="preserve"> </w:t>
      </w:r>
      <w:r w:rsidR="00191BA1" w:rsidRPr="00191BA1">
        <w:rPr>
          <w:rFonts w:ascii="Times New Roman" w:hAnsi="Times New Roman" w:cs="Times New Roman"/>
          <w:sz w:val="24"/>
          <w:szCs w:val="24"/>
        </w:rPr>
        <w:t>&lt;1</w:t>
      </w:r>
      <w:r w:rsidR="006E7FE6">
        <w:rPr>
          <w:rFonts w:ascii="Times New Roman" w:hAnsi="Times New Roman"/>
          <w:sz w:val="24"/>
          <w:szCs w:val="24"/>
        </w:rPr>
        <w:t xml:space="preserve"> that affected earlier stages of pteropods.  </w:t>
      </w:r>
    </w:p>
    <w:p w14:paraId="78EC5333" w14:textId="26B53552" w:rsidR="00D75F6E" w:rsidRDefault="00D75F6E" w:rsidP="00EB1AAD">
      <w:pPr>
        <w:spacing w:after="0" w:line="480" w:lineRule="auto"/>
        <w:jc w:val="both"/>
        <w:rPr>
          <w:rFonts w:ascii="Times New Roman" w:hAnsi="Times New Roman"/>
          <w:sz w:val="24"/>
          <w:szCs w:val="24"/>
        </w:rPr>
      </w:pPr>
    </w:p>
    <w:p w14:paraId="0E60924A" w14:textId="6AA27914" w:rsidR="003C582C" w:rsidRDefault="006E7FE6" w:rsidP="00EB1AAD">
      <w:pPr>
        <w:spacing w:after="0" w:line="480" w:lineRule="auto"/>
        <w:jc w:val="both"/>
        <w:rPr>
          <w:rFonts w:ascii="Times New Roman" w:hAnsi="Times New Roman"/>
          <w:sz w:val="24"/>
          <w:szCs w:val="24"/>
        </w:rPr>
      </w:pPr>
      <w:r w:rsidRPr="00191BA1">
        <w:rPr>
          <w:rFonts w:ascii="Times New Roman" w:hAnsi="Times New Roman"/>
          <w:sz w:val="24"/>
          <w:szCs w:val="24"/>
        </w:rPr>
        <w:t>In terms of spatial variability</w:t>
      </w:r>
      <w:r>
        <w:rPr>
          <w:rFonts w:ascii="Times New Roman" w:hAnsi="Times New Roman"/>
          <w:sz w:val="24"/>
          <w:szCs w:val="24"/>
        </w:rPr>
        <w:t xml:space="preserve"> of dissolution patterns,</w:t>
      </w:r>
      <w:r w:rsidR="003C582C">
        <w:rPr>
          <w:rFonts w:ascii="Times New Roman" w:hAnsi="Times New Roman"/>
          <w:sz w:val="24"/>
          <w:szCs w:val="24"/>
        </w:rPr>
        <w:t xml:space="preserve"> the magnitude</w:t>
      </w:r>
      <w:r>
        <w:rPr>
          <w:rFonts w:ascii="Times New Roman" w:hAnsi="Times New Roman"/>
          <w:sz w:val="24"/>
          <w:szCs w:val="24"/>
        </w:rPr>
        <w:t xml:space="preserve"> difference in the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r>
        <w:rPr>
          <w:rFonts w:ascii="Times New Roman" w:hAnsi="Times New Roman"/>
          <w:sz w:val="24"/>
          <w:szCs w:val="24"/>
        </w:rPr>
        <w:t xml:space="preserve">&lt;1   </w:t>
      </w:r>
      <w:r w:rsidR="003C582C">
        <w:rPr>
          <w:rFonts w:ascii="Times New Roman" w:hAnsi="Times New Roman"/>
          <w:sz w:val="24"/>
          <w:szCs w:val="24"/>
        </w:rPr>
        <w:t xml:space="preserve">best explains the </w:t>
      </w:r>
      <w:r w:rsidR="00016AA1">
        <w:rPr>
          <w:rFonts w:ascii="Times New Roman" w:hAnsi="Times New Roman"/>
          <w:sz w:val="24"/>
          <w:szCs w:val="24"/>
        </w:rPr>
        <w:t>amount of Type III dissolution</w:t>
      </w:r>
      <w:r>
        <w:rPr>
          <w:rFonts w:ascii="Times New Roman" w:hAnsi="Times New Roman"/>
          <w:sz w:val="24"/>
          <w:szCs w:val="24"/>
        </w:rPr>
        <w:t xml:space="preserve"> (</w:t>
      </w:r>
      <w:r w:rsidR="003C582C">
        <w:rPr>
          <w:rFonts w:ascii="Times New Roman" w:hAnsi="Times New Roman"/>
          <w:sz w:val="24"/>
          <w:szCs w:val="24"/>
        </w:rPr>
        <w:t xml:space="preserve"> </w:t>
      </w:r>
      <w:r w:rsidR="00C55A43">
        <w:rPr>
          <w:rFonts w:ascii="Times New Roman" w:hAnsi="Times New Roman"/>
          <w:sz w:val="24"/>
          <w:szCs w:val="24"/>
        </w:rPr>
        <w:t xml:space="preserve">Figure </w:t>
      </w:r>
      <w:r w:rsidR="002F6875">
        <w:rPr>
          <w:rFonts w:ascii="Times New Roman" w:hAnsi="Times New Roman"/>
          <w:sz w:val="24"/>
          <w:szCs w:val="24"/>
        </w:rPr>
        <w:t>x</w:t>
      </w:r>
      <w:r>
        <w:rPr>
          <w:rFonts w:ascii="Times New Roman" w:hAnsi="Times New Roman"/>
          <w:sz w:val="24"/>
          <w:szCs w:val="24"/>
        </w:rPr>
        <w:t xml:space="preserve">). </w:t>
      </w:r>
      <w:r w:rsidR="003C582C">
        <w:rPr>
          <w:rFonts w:ascii="Times New Roman" w:hAnsi="Times New Roman"/>
          <w:sz w:val="24"/>
          <w:szCs w:val="24"/>
        </w:rPr>
        <w:t>T</w:t>
      </w:r>
      <w:r w:rsidR="001F7D4D">
        <w:rPr>
          <w:rFonts w:ascii="Times New Roman" w:hAnsi="Times New Roman"/>
          <w:sz w:val="24"/>
          <w:szCs w:val="24"/>
        </w:rPr>
        <w:t xml:space="preserve">he </w:t>
      </w:r>
      <w:r w:rsidR="003C582C">
        <w:rPr>
          <w:rFonts w:ascii="Times New Roman" w:hAnsi="Times New Roman"/>
          <w:sz w:val="24"/>
          <w:szCs w:val="24"/>
        </w:rPr>
        <w:t xml:space="preserve">‘mild exposure </w:t>
      </w:r>
      <w:proofErr w:type="spellStart"/>
      <w:r w:rsidR="003C582C">
        <w:rPr>
          <w:rFonts w:ascii="Times New Roman" w:hAnsi="Times New Roman"/>
          <w:sz w:val="24"/>
          <w:szCs w:val="24"/>
        </w:rPr>
        <w:t>subhabitats</w:t>
      </w:r>
      <w:proofErr w:type="spellEnd"/>
      <w:r w:rsidR="003C582C">
        <w:rPr>
          <w:rFonts w:ascii="Times New Roman" w:hAnsi="Times New Roman"/>
          <w:sz w:val="24"/>
          <w:szCs w:val="24"/>
        </w:rPr>
        <w:t xml:space="preserve">’, predominantly characterized by </w:t>
      </w:r>
      <w:r w:rsidR="000C78BD">
        <w:rPr>
          <w:rFonts w:ascii="Times New Roman" w:hAnsi="Times New Roman"/>
          <w:sz w:val="24"/>
          <w:szCs w:val="24"/>
        </w:rPr>
        <w:t xml:space="preserve">exposure of </w:t>
      </w:r>
      <w:r w:rsidR="003C582C">
        <w:rPr>
          <w:rFonts w:ascii="Times New Roman" w:hAnsi="Times New Roman" w:cs="Times New Roman"/>
          <w:sz w:val="24"/>
          <w:szCs w:val="24"/>
        </w:rPr>
        <w:t>Ω</w:t>
      </w:r>
      <w:proofErr w:type="spellStart"/>
      <w:r w:rsidR="003C582C" w:rsidRPr="002216B2">
        <w:rPr>
          <w:rFonts w:ascii="Times New Roman" w:hAnsi="Times New Roman" w:cs="Times New Roman"/>
          <w:sz w:val="24"/>
          <w:szCs w:val="24"/>
          <w:vertAlign w:val="subscript"/>
        </w:rPr>
        <w:t>ar</w:t>
      </w:r>
      <w:r w:rsidR="003C582C">
        <w:rPr>
          <w:rFonts w:ascii="Times New Roman" w:hAnsi="Times New Roman" w:cs="Times New Roman"/>
          <w:sz w:val="24"/>
          <w:szCs w:val="24"/>
        </w:rPr>
        <w:t>,</w:t>
      </w:r>
      <w:r w:rsidR="003C582C" w:rsidRPr="001030CB">
        <w:rPr>
          <w:rFonts w:ascii="Times New Roman" w:hAnsi="Times New Roman"/>
          <w:sz w:val="24"/>
          <w:szCs w:val="24"/>
          <w:vertAlign w:val="subscript"/>
        </w:rPr>
        <w:t>min</w:t>
      </w:r>
      <w:proofErr w:type="spellEnd"/>
      <w:r w:rsidR="003C582C">
        <w:rPr>
          <w:rFonts w:ascii="Times New Roman" w:hAnsi="Times New Roman"/>
          <w:sz w:val="24"/>
          <w:szCs w:val="24"/>
        </w:rPr>
        <w:t xml:space="preserve"> </w:t>
      </w:r>
      <w:r w:rsidR="003C582C">
        <w:rPr>
          <w:rFonts w:ascii="Times New Roman" w:hAnsi="Times New Roman" w:cs="Times New Roman"/>
          <w:sz w:val="24"/>
          <w:szCs w:val="24"/>
        </w:rPr>
        <w:t>~</w:t>
      </w:r>
      <w:r w:rsidR="003C582C">
        <w:rPr>
          <w:rFonts w:ascii="Times New Roman" w:hAnsi="Times New Roman"/>
          <w:sz w:val="24"/>
          <w:szCs w:val="24"/>
        </w:rPr>
        <w:t xml:space="preserve">1  or </w:t>
      </w:r>
      <w:r w:rsidR="003C582C">
        <w:rPr>
          <w:rFonts w:ascii="Times New Roman" w:hAnsi="Times New Roman" w:cs="Times New Roman"/>
          <w:sz w:val="24"/>
          <w:szCs w:val="24"/>
        </w:rPr>
        <w:t>Ω</w:t>
      </w:r>
      <w:proofErr w:type="spellStart"/>
      <w:r w:rsidR="003C582C" w:rsidRPr="002216B2">
        <w:rPr>
          <w:rFonts w:ascii="Times New Roman" w:hAnsi="Times New Roman" w:cs="Times New Roman"/>
          <w:sz w:val="24"/>
          <w:szCs w:val="24"/>
          <w:vertAlign w:val="subscript"/>
        </w:rPr>
        <w:t>ar</w:t>
      </w:r>
      <w:r w:rsidR="003C582C">
        <w:rPr>
          <w:rFonts w:ascii="Times New Roman" w:hAnsi="Times New Roman" w:cs="Times New Roman"/>
          <w:sz w:val="24"/>
          <w:szCs w:val="24"/>
        </w:rPr>
        <w:t>,</w:t>
      </w:r>
      <w:r w:rsidR="003C582C" w:rsidRPr="001030CB">
        <w:rPr>
          <w:rFonts w:ascii="Times New Roman" w:hAnsi="Times New Roman"/>
          <w:sz w:val="24"/>
          <w:szCs w:val="24"/>
          <w:vertAlign w:val="subscript"/>
        </w:rPr>
        <w:t>min</w:t>
      </w:r>
      <w:proofErr w:type="spellEnd"/>
      <w:r w:rsidR="003C582C">
        <w:rPr>
          <w:rFonts w:ascii="Times New Roman" w:hAnsi="Times New Roman"/>
          <w:sz w:val="24"/>
          <w:szCs w:val="24"/>
        </w:rPr>
        <w:t xml:space="preserve">&lt;1  on a shorter time base (#8 and #22) </w:t>
      </w:r>
      <w:r w:rsidR="004E66E1">
        <w:rPr>
          <w:rFonts w:ascii="Times New Roman" w:hAnsi="Times New Roman"/>
          <w:sz w:val="24"/>
          <w:szCs w:val="24"/>
        </w:rPr>
        <w:t xml:space="preserve">induced mild shell dissolution, setting up the threshold for mild dissolution around </w:t>
      </w:r>
      <w:r w:rsidR="004E66E1">
        <w:rPr>
          <w:rFonts w:ascii="Times New Roman" w:hAnsi="Times New Roman" w:cs="Times New Roman"/>
          <w:sz w:val="24"/>
          <w:szCs w:val="24"/>
        </w:rPr>
        <w:t>Ω</w:t>
      </w:r>
      <w:proofErr w:type="spellStart"/>
      <w:r w:rsidR="004E66E1">
        <w:rPr>
          <w:rFonts w:ascii="Times New Roman" w:hAnsi="Times New Roman" w:cs="Times New Roman"/>
          <w:sz w:val="24"/>
          <w:szCs w:val="24"/>
          <w:vertAlign w:val="subscript"/>
        </w:rPr>
        <w:t>ar</w:t>
      </w:r>
      <w:proofErr w:type="spellEnd"/>
      <w:r w:rsidR="004E66E1">
        <w:rPr>
          <w:rFonts w:ascii="Times New Roman" w:hAnsi="Times New Roman" w:cs="Times New Roman"/>
          <w:sz w:val="24"/>
          <w:szCs w:val="24"/>
          <w:vertAlign w:val="subscript"/>
        </w:rPr>
        <w:t xml:space="preserve"> </w:t>
      </w:r>
      <w:r w:rsidR="004E66E1">
        <w:rPr>
          <w:rFonts w:ascii="Times New Roman" w:hAnsi="Times New Roman"/>
          <w:sz w:val="24"/>
          <w:szCs w:val="24"/>
        </w:rPr>
        <w:t>=1.5</w:t>
      </w:r>
      <w:r w:rsidR="003C582C">
        <w:rPr>
          <w:rFonts w:ascii="Times New Roman" w:hAnsi="Times New Roman"/>
          <w:sz w:val="24"/>
          <w:szCs w:val="24"/>
        </w:rPr>
        <w:t xml:space="preserve">. </w:t>
      </w:r>
      <w:proofErr w:type="spellStart"/>
      <w:r w:rsidR="003C582C">
        <w:rPr>
          <w:rFonts w:ascii="Times New Roman" w:hAnsi="Times New Roman"/>
          <w:sz w:val="24"/>
          <w:szCs w:val="24"/>
        </w:rPr>
        <w:t>Inital</w:t>
      </w:r>
      <w:proofErr w:type="spellEnd"/>
      <w:r w:rsidR="001F7D4D">
        <w:rPr>
          <w:rFonts w:ascii="Times New Roman" w:hAnsi="Times New Roman"/>
          <w:sz w:val="24"/>
          <w:szCs w:val="24"/>
        </w:rPr>
        <w:t xml:space="preserve"> dissolution of the earliest life stage </w:t>
      </w:r>
      <w:r w:rsidR="008C0E36">
        <w:rPr>
          <w:rFonts w:ascii="Times New Roman" w:hAnsi="Times New Roman"/>
          <w:sz w:val="24"/>
          <w:szCs w:val="24"/>
        </w:rPr>
        <w:t>s</w:t>
      </w:r>
      <w:r w:rsidR="003C582C">
        <w:rPr>
          <w:rFonts w:ascii="Times New Roman" w:hAnsi="Times New Roman"/>
          <w:sz w:val="24"/>
          <w:szCs w:val="24"/>
        </w:rPr>
        <w:t xml:space="preserve">lightly increased to up to 35% individuals affected by Type III in April, demonstrating the exposure to </w:t>
      </w:r>
      <w:r w:rsidR="00C55A43">
        <w:rPr>
          <w:rFonts w:ascii="Times New Roman" w:hAnsi="Times New Roman" w:cs="Times New Roman"/>
          <w:sz w:val="24"/>
          <w:szCs w:val="24"/>
        </w:rPr>
        <w:t>Ω</w:t>
      </w:r>
      <w:proofErr w:type="spellStart"/>
      <w:r w:rsidR="00C55A43" w:rsidRPr="002216B2">
        <w:rPr>
          <w:rFonts w:ascii="Times New Roman" w:hAnsi="Times New Roman" w:cs="Times New Roman"/>
          <w:sz w:val="24"/>
          <w:szCs w:val="24"/>
          <w:vertAlign w:val="subscript"/>
        </w:rPr>
        <w:t>ar</w:t>
      </w:r>
      <w:r w:rsidR="00C55A43">
        <w:rPr>
          <w:rFonts w:ascii="Times New Roman" w:hAnsi="Times New Roman" w:cs="Times New Roman"/>
          <w:sz w:val="24"/>
          <w:szCs w:val="24"/>
        </w:rPr>
        <w:t>,</w:t>
      </w:r>
      <w:r w:rsidR="00C55A43" w:rsidRPr="001030CB">
        <w:rPr>
          <w:rFonts w:ascii="Times New Roman" w:hAnsi="Times New Roman"/>
          <w:sz w:val="24"/>
          <w:szCs w:val="24"/>
          <w:vertAlign w:val="subscript"/>
        </w:rPr>
        <w:t>min</w:t>
      </w:r>
      <w:proofErr w:type="spellEnd"/>
      <w:r w:rsidR="003C582C">
        <w:rPr>
          <w:rFonts w:ascii="Times New Roman" w:hAnsi="Times New Roman"/>
          <w:sz w:val="24"/>
          <w:szCs w:val="24"/>
        </w:rPr>
        <w:t xml:space="preserve"> </w:t>
      </w:r>
      <w:r w:rsidR="0086738E">
        <w:rPr>
          <w:rFonts w:ascii="Times New Roman" w:hAnsi="Times New Roman"/>
          <w:sz w:val="24"/>
          <w:szCs w:val="24"/>
        </w:rPr>
        <w:t xml:space="preserve">during the fall and into winter before the spring bloom. </w:t>
      </w:r>
    </w:p>
    <w:p w14:paraId="29D8D004" w14:textId="77777777" w:rsidR="000212C3" w:rsidRDefault="000212C3" w:rsidP="00EB1AAD">
      <w:pPr>
        <w:spacing w:after="0" w:line="480" w:lineRule="auto"/>
        <w:jc w:val="both"/>
        <w:rPr>
          <w:rFonts w:ascii="Times New Roman" w:hAnsi="Times New Roman"/>
          <w:sz w:val="24"/>
          <w:szCs w:val="24"/>
        </w:rPr>
      </w:pPr>
    </w:p>
    <w:p w14:paraId="7DB0E697" w14:textId="0CD31BBC" w:rsidR="00A40378" w:rsidRDefault="00611029" w:rsidP="00EB1AAD">
      <w:pPr>
        <w:spacing w:after="0" w:line="480" w:lineRule="auto"/>
        <w:jc w:val="both"/>
        <w:rPr>
          <w:rFonts w:ascii="Times New Roman" w:hAnsi="Times New Roman"/>
          <w:sz w:val="24"/>
          <w:szCs w:val="24"/>
        </w:rPr>
      </w:pPr>
      <w:r>
        <w:rPr>
          <w:rFonts w:ascii="Times New Roman" w:hAnsi="Times New Roman"/>
          <w:sz w:val="24"/>
          <w:szCs w:val="24"/>
        </w:rPr>
        <w:t xml:space="preserve">Pteropods under </w:t>
      </w:r>
      <w:r w:rsidR="000212C3">
        <w:rPr>
          <w:rFonts w:ascii="Times New Roman" w:hAnsi="Times New Roman"/>
          <w:sz w:val="24"/>
          <w:szCs w:val="24"/>
        </w:rPr>
        <w:t>‘</w:t>
      </w:r>
      <w:r>
        <w:rPr>
          <w:rFonts w:ascii="Times New Roman" w:hAnsi="Times New Roman"/>
          <w:sz w:val="24"/>
          <w:szCs w:val="24"/>
        </w:rPr>
        <w:t>moderate exposure</w:t>
      </w:r>
      <w:r w:rsidR="000212C3">
        <w:rPr>
          <w:rFonts w:ascii="Times New Roman" w:hAnsi="Times New Roman"/>
          <w:sz w:val="24"/>
          <w:szCs w:val="24"/>
        </w:rPr>
        <w:t xml:space="preserve"> </w:t>
      </w:r>
      <w:proofErr w:type="spellStart"/>
      <w:r w:rsidR="000212C3">
        <w:rPr>
          <w:rFonts w:ascii="Times New Roman" w:hAnsi="Times New Roman"/>
          <w:sz w:val="24"/>
          <w:szCs w:val="24"/>
        </w:rPr>
        <w:t>subhabitat</w:t>
      </w:r>
      <w:proofErr w:type="spellEnd"/>
      <w:r w:rsidR="000212C3">
        <w:rPr>
          <w:rFonts w:ascii="Times New Roman" w:hAnsi="Times New Roman"/>
          <w:sz w:val="24"/>
          <w:szCs w:val="24"/>
        </w:rPr>
        <w:t>’</w:t>
      </w:r>
      <w:r>
        <w:rPr>
          <w:rFonts w:ascii="Times New Roman" w:hAnsi="Times New Roman"/>
          <w:sz w:val="24"/>
          <w:szCs w:val="24"/>
        </w:rPr>
        <w:t xml:space="preserve"> to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r>
        <w:rPr>
          <w:rFonts w:ascii="Times New Roman" w:hAnsi="Times New Roman"/>
          <w:sz w:val="24"/>
          <w:szCs w:val="24"/>
        </w:rPr>
        <w:t xml:space="preserve">&lt;1 (#28 and #38) experienced only slight </w:t>
      </w:r>
      <w:r w:rsidR="000212C3">
        <w:rPr>
          <w:rFonts w:ascii="Times New Roman" w:hAnsi="Times New Roman"/>
          <w:sz w:val="24"/>
          <w:szCs w:val="24"/>
        </w:rPr>
        <w:t>decrease</w:t>
      </w:r>
      <w:r>
        <w:rPr>
          <w:rFonts w:ascii="Times New Roman" w:hAnsi="Times New Roman"/>
          <w:sz w:val="24"/>
          <w:szCs w:val="24"/>
        </w:rPr>
        <w:t xml:space="preserve"> in dissolution compared to the severely exposed stations (</w:t>
      </w:r>
      <w:r w:rsidRPr="002216B2">
        <w:rPr>
          <w:rFonts w:ascii="Times New Roman" w:hAnsi="Times New Roman"/>
          <w:sz w:val="24"/>
          <w:szCs w:val="24"/>
        </w:rPr>
        <w:t>#4, #12, #402)</w:t>
      </w:r>
      <w:r>
        <w:rPr>
          <w:rFonts w:ascii="Times New Roman" w:hAnsi="Times New Roman"/>
          <w:sz w:val="24"/>
          <w:szCs w:val="24"/>
        </w:rPr>
        <w:t xml:space="preserve">, where </w:t>
      </w:r>
      <w:r w:rsidR="000212C3">
        <w:rPr>
          <w:rFonts w:ascii="Times New Roman" w:hAnsi="Times New Roman"/>
          <w:sz w:val="24"/>
          <w:szCs w:val="24"/>
        </w:rPr>
        <w:t xml:space="preserve">up to 80% of all investigated </w:t>
      </w:r>
      <w:r w:rsidR="00DF13DA">
        <w:rPr>
          <w:rFonts w:ascii="Times New Roman" w:hAnsi="Times New Roman"/>
          <w:sz w:val="24"/>
          <w:szCs w:val="24"/>
        </w:rPr>
        <w:t>individuals</w:t>
      </w:r>
      <w:r w:rsidR="000212C3">
        <w:rPr>
          <w:rFonts w:ascii="Times New Roman" w:hAnsi="Times New Roman"/>
          <w:sz w:val="24"/>
          <w:szCs w:val="24"/>
        </w:rPr>
        <w:t xml:space="preserve"> </w:t>
      </w:r>
      <w:proofErr w:type="gramStart"/>
      <w:r w:rsidR="00DF13DA">
        <w:rPr>
          <w:rFonts w:ascii="Times New Roman" w:hAnsi="Times New Roman"/>
          <w:sz w:val="24"/>
          <w:szCs w:val="24"/>
        </w:rPr>
        <w:t>were</w:t>
      </w:r>
      <w:proofErr w:type="gramEnd"/>
      <w:r w:rsidR="00DF13DA">
        <w:rPr>
          <w:rFonts w:ascii="Times New Roman" w:hAnsi="Times New Roman"/>
          <w:sz w:val="24"/>
          <w:szCs w:val="24"/>
        </w:rPr>
        <w:t xml:space="preserve"> </w:t>
      </w:r>
      <w:r w:rsidR="000212C3">
        <w:rPr>
          <w:rFonts w:ascii="Times New Roman" w:hAnsi="Times New Roman"/>
          <w:sz w:val="24"/>
          <w:szCs w:val="24"/>
        </w:rPr>
        <w:t xml:space="preserve">are affected by severe (Type III) dissolution in the </w:t>
      </w:r>
      <w:r>
        <w:rPr>
          <w:rFonts w:ascii="Times New Roman" w:hAnsi="Times New Roman"/>
          <w:sz w:val="24"/>
          <w:szCs w:val="24"/>
        </w:rPr>
        <w:t xml:space="preserve">Sept-April </w:t>
      </w:r>
      <w:r w:rsidR="000212C3">
        <w:rPr>
          <w:rFonts w:ascii="Times New Roman" w:hAnsi="Times New Roman"/>
          <w:sz w:val="24"/>
          <w:szCs w:val="24"/>
        </w:rPr>
        <w:t xml:space="preserve">period. </w:t>
      </w:r>
      <w:r w:rsidR="004E66E1">
        <w:rPr>
          <w:rFonts w:ascii="Times New Roman" w:hAnsi="Times New Roman"/>
          <w:sz w:val="24"/>
          <w:szCs w:val="24"/>
        </w:rPr>
        <w:t xml:space="preserve">Severe magnitude of </w:t>
      </w:r>
      <w:r w:rsidR="000212C3">
        <w:rPr>
          <w:rFonts w:ascii="Times New Roman" w:hAnsi="Times New Roman" w:cs="Times New Roman"/>
          <w:sz w:val="24"/>
          <w:szCs w:val="24"/>
        </w:rPr>
        <w:t>Ω</w:t>
      </w:r>
      <w:proofErr w:type="spellStart"/>
      <w:r w:rsidR="000212C3" w:rsidRPr="002216B2">
        <w:rPr>
          <w:rFonts w:ascii="Times New Roman" w:hAnsi="Times New Roman" w:cs="Times New Roman"/>
          <w:sz w:val="24"/>
          <w:szCs w:val="24"/>
          <w:vertAlign w:val="subscript"/>
        </w:rPr>
        <w:t>ar</w:t>
      </w:r>
      <w:r w:rsidR="000212C3">
        <w:rPr>
          <w:rFonts w:ascii="Times New Roman" w:hAnsi="Times New Roman" w:cs="Times New Roman"/>
          <w:sz w:val="24"/>
          <w:szCs w:val="24"/>
        </w:rPr>
        <w:t>,</w:t>
      </w:r>
      <w:r w:rsidR="000212C3" w:rsidRPr="001030CB">
        <w:rPr>
          <w:rFonts w:ascii="Times New Roman" w:hAnsi="Times New Roman"/>
          <w:sz w:val="24"/>
          <w:szCs w:val="24"/>
          <w:vertAlign w:val="subscript"/>
        </w:rPr>
        <w:t>min</w:t>
      </w:r>
      <w:proofErr w:type="spellEnd"/>
      <w:r w:rsidR="000212C3">
        <w:rPr>
          <w:rFonts w:ascii="Times New Roman" w:hAnsi="Times New Roman"/>
          <w:sz w:val="24"/>
          <w:szCs w:val="24"/>
        </w:rPr>
        <w:t xml:space="preserve">&lt;1 for a few </w:t>
      </w:r>
      <w:proofErr w:type="gramStart"/>
      <w:r w:rsidR="000212C3">
        <w:rPr>
          <w:rFonts w:ascii="Times New Roman" w:hAnsi="Times New Roman"/>
          <w:sz w:val="24"/>
          <w:szCs w:val="24"/>
        </w:rPr>
        <w:t>week</w:t>
      </w:r>
      <w:r w:rsidR="00307D0A">
        <w:rPr>
          <w:rFonts w:ascii="Times New Roman" w:hAnsi="Times New Roman"/>
          <w:sz w:val="24"/>
          <w:szCs w:val="24"/>
        </w:rPr>
        <w:t>s</w:t>
      </w:r>
      <w:proofErr w:type="gramEnd"/>
      <w:r w:rsidR="000212C3">
        <w:rPr>
          <w:rFonts w:ascii="Times New Roman" w:hAnsi="Times New Roman"/>
          <w:sz w:val="24"/>
          <w:szCs w:val="24"/>
        </w:rPr>
        <w:t xml:space="preserve"> duration </w:t>
      </w:r>
      <w:r w:rsidR="004E66E1">
        <w:rPr>
          <w:rFonts w:ascii="Times New Roman" w:hAnsi="Times New Roman"/>
          <w:sz w:val="24"/>
          <w:szCs w:val="24"/>
        </w:rPr>
        <w:t>show</w:t>
      </w:r>
      <w:r w:rsidR="000212C3">
        <w:rPr>
          <w:rFonts w:ascii="Times New Roman" w:hAnsi="Times New Roman"/>
          <w:sz w:val="24"/>
          <w:szCs w:val="24"/>
        </w:rPr>
        <w:t>s</w:t>
      </w:r>
      <w:r w:rsidR="004E66E1">
        <w:rPr>
          <w:rFonts w:ascii="Times New Roman" w:hAnsi="Times New Roman"/>
          <w:sz w:val="24"/>
          <w:szCs w:val="24"/>
        </w:rPr>
        <w:t xml:space="preserve"> severe dissolution around the thresholds of  </w:t>
      </w:r>
      <w:r w:rsidR="004E66E1">
        <w:rPr>
          <w:rFonts w:ascii="Times New Roman" w:hAnsi="Times New Roman" w:cs="Times New Roman"/>
          <w:sz w:val="24"/>
          <w:szCs w:val="24"/>
        </w:rPr>
        <w:t>Ω</w:t>
      </w:r>
      <w:proofErr w:type="spellStart"/>
      <w:r w:rsidR="004E66E1">
        <w:rPr>
          <w:rFonts w:ascii="Times New Roman" w:hAnsi="Times New Roman" w:cs="Times New Roman"/>
          <w:sz w:val="24"/>
          <w:szCs w:val="24"/>
          <w:vertAlign w:val="subscript"/>
        </w:rPr>
        <w:t>ar</w:t>
      </w:r>
      <w:proofErr w:type="spellEnd"/>
      <w:r w:rsidR="004E66E1">
        <w:rPr>
          <w:rFonts w:ascii="Times New Roman" w:hAnsi="Times New Roman" w:cs="Times New Roman"/>
          <w:sz w:val="24"/>
          <w:szCs w:val="24"/>
          <w:vertAlign w:val="subscript"/>
        </w:rPr>
        <w:t xml:space="preserve"> </w:t>
      </w:r>
      <w:r w:rsidR="00DF13DA">
        <w:rPr>
          <w:rFonts w:ascii="Times New Roman" w:hAnsi="Times New Roman"/>
          <w:sz w:val="24"/>
          <w:szCs w:val="24"/>
        </w:rPr>
        <w:t>= 1</w:t>
      </w:r>
      <w:r w:rsidR="00764217">
        <w:rPr>
          <w:rFonts w:ascii="Times New Roman" w:hAnsi="Times New Roman"/>
          <w:sz w:val="24"/>
          <w:szCs w:val="24"/>
        </w:rPr>
        <w:t xml:space="preserve">. </w:t>
      </w:r>
    </w:p>
    <w:p w14:paraId="60DCC646" w14:textId="77777777" w:rsidR="00FE3279" w:rsidRPr="000C78BD" w:rsidRDefault="008A3D43" w:rsidP="00EB1AAD">
      <w:pPr>
        <w:spacing w:line="480" w:lineRule="auto"/>
        <w:jc w:val="both"/>
        <w:rPr>
          <w:rFonts w:ascii="Times New Roman" w:hAnsi="Times New Roman"/>
          <w:i/>
          <w:sz w:val="24"/>
          <w:szCs w:val="24"/>
        </w:rPr>
      </w:pPr>
      <w:r w:rsidRPr="000C78BD">
        <w:rPr>
          <w:rFonts w:ascii="Times New Roman" w:hAnsi="Times New Roman"/>
          <w:i/>
          <w:sz w:val="24"/>
          <w:szCs w:val="24"/>
        </w:rPr>
        <w:lastRenderedPageBreak/>
        <w:t>4</w:t>
      </w:r>
      <w:r w:rsidR="00FE3279" w:rsidRPr="000C78BD">
        <w:rPr>
          <w:rFonts w:ascii="Times New Roman" w:hAnsi="Times New Roman"/>
          <w:i/>
          <w:sz w:val="24"/>
          <w:szCs w:val="24"/>
        </w:rPr>
        <w:t xml:space="preserve"> Interannual and seasonal effects of </w:t>
      </w:r>
      <w:r w:rsidR="00FE3279" w:rsidRPr="000C78BD">
        <w:rPr>
          <w:rFonts w:ascii="Times New Roman" w:hAnsi="Times New Roman" w:cs="Times New Roman"/>
          <w:i/>
          <w:sz w:val="24"/>
          <w:szCs w:val="24"/>
        </w:rPr>
        <w:t>Ω</w:t>
      </w:r>
      <w:proofErr w:type="spellStart"/>
      <w:r w:rsidR="00FE3279" w:rsidRPr="000C78BD">
        <w:rPr>
          <w:rFonts w:ascii="Times New Roman" w:hAnsi="Times New Roman" w:cs="Times New Roman"/>
          <w:i/>
          <w:sz w:val="24"/>
          <w:szCs w:val="24"/>
          <w:vertAlign w:val="subscript"/>
        </w:rPr>
        <w:t>ar</w:t>
      </w:r>
      <w:r w:rsidR="00FE3279" w:rsidRPr="000C78BD">
        <w:rPr>
          <w:rFonts w:ascii="Times New Roman" w:hAnsi="Times New Roman" w:cs="Times New Roman"/>
          <w:i/>
          <w:sz w:val="24"/>
          <w:szCs w:val="24"/>
        </w:rPr>
        <w:t>,</w:t>
      </w:r>
      <w:r w:rsidR="00FE3279" w:rsidRPr="000C78BD">
        <w:rPr>
          <w:rFonts w:ascii="Times New Roman" w:hAnsi="Times New Roman"/>
          <w:i/>
          <w:sz w:val="24"/>
          <w:szCs w:val="24"/>
          <w:vertAlign w:val="subscript"/>
        </w:rPr>
        <w:t>min</w:t>
      </w:r>
      <w:proofErr w:type="spellEnd"/>
      <w:r w:rsidR="00FE3279" w:rsidRPr="000C78BD">
        <w:rPr>
          <w:rFonts w:ascii="Times New Roman" w:hAnsi="Times New Roman"/>
          <w:i/>
          <w:sz w:val="24"/>
          <w:szCs w:val="24"/>
        </w:rPr>
        <w:t xml:space="preserve"> </w:t>
      </w:r>
      <w:r w:rsidRPr="000C78BD">
        <w:rPr>
          <w:rFonts w:ascii="Times New Roman" w:hAnsi="Times New Roman"/>
          <w:i/>
          <w:sz w:val="24"/>
          <w:szCs w:val="24"/>
        </w:rPr>
        <w:t xml:space="preserve">and other environmental patterns on </w:t>
      </w:r>
      <w:r w:rsidR="00FE3279" w:rsidRPr="000C78BD">
        <w:rPr>
          <w:rFonts w:ascii="Times New Roman" w:hAnsi="Times New Roman"/>
          <w:i/>
          <w:sz w:val="24"/>
          <w:szCs w:val="24"/>
        </w:rPr>
        <w:t>pteropod shell dissolution</w:t>
      </w:r>
    </w:p>
    <w:p w14:paraId="10AF5F7F" w14:textId="6DE3E11C" w:rsidR="00FE3279" w:rsidRDefault="00FE3279" w:rsidP="00EB1AAD">
      <w:pPr>
        <w:spacing w:after="0" w:line="480" w:lineRule="auto"/>
        <w:jc w:val="both"/>
        <w:rPr>
          <w:rFonts w:ascii="Times New Roman" w:hAnsi="Times New Roman"/>
          <w:sz w:val="24"/>
          <w:szCs w:val="24"/>
        </w:rPr>
      </w:pPr>
      <w:r>
        <w:rPr>
          <w:rFonts w:ascii="Times New Roman" w:hAnsi="Times New Roman"/>
          <w:sz w:val="24"/>
          <w:szCs w:val="24"/>
        </w:rPr>
        <w:t xml:space="preserve">Both, seasonal and interannual trends (Figure </w:t>
      </w:r>
      <w:r w:rsidR="00D977DE">
        <w:rPr>
          <w:rFonts w:ascii="Times New Roman" w:hAnsi="Times New Roman"/>
          <w:sz w:val="24"/>
          <w:szCs w:val="24"/>
        </w:rPr>
        <w:t>5</w:t>
      </w:r>
      <w:r>
        <w:rPr>
          <w:rFonts w:ascii="Times New Roman" w:hAnsi="Times New Roman"/>
          <w:sz w:val="24"/>
          <w:szCs w:val="24"/>
        </w:rPr>
        <w:t xml:space="preserve">) </w:t>
      </w:r>
      <w:r w:rsidR="00ED3943">
        <w:rPr>
          <w:rFonts w:ascii="Times New Roman" w:hAnsi="Times New Roman"/>
          <w:sz w:val="24"/>
          <w:szCs w:val="24"/>
        </w:rPr>
        <w:t>demonstrate that</w:t>
      </w:r>
      <w:r>
        <w:rPr>
          <w:rFonts w:ascii="Times New Roman" w:hAnsi="Times New Roman"/>
          <w:sz w:val="24"/>
          <w:szCs w:val="24"/>
        </w:rPr>
        <w:t xml:space="preserve">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r>
        <w:rPr>
          <w:rFonts w:ascii="Times New Roman" w:hAnsi="Times New Roman"/>
          <w:sz w:val="24"/>
          <w:szCs w:val="24"/>
          <w:vertAlign w:val="subscript"/>
        </w:rPr>
        <w:t xml:space="preserve"> </w:t>
      </w:r>
      <w:r>
        <w:rPr>
          <w:rFonts w:ascii="Times New Roman" w:hAnsi="Times New Roman"/>
          <w:sz w:val="24"/>
          <w:szCs w:val="24"/>
        </w:rPr>
        <w:t xml:space="preserve">to be the main driver behind the uniform patterns of severity of pteropod shell dissolution. Despite strong spatial and temporal variability among the stations, seasonal evolution of the </w:t>
      </w:r>
      <w:r w:rsidRPr="00B23343">
        <w:rPr>
          <w:rFonts w:ascii="Times New Roman" w:hAnsi="Times New Roman"/>
          <w:sz w:val="24"/>
          <w:szCs w:val="24"/>
        </w:rPr>
        <w:t>pteropod shell dissolution against</w:t>
      </w:r>
      <w:r>
        <w:rPr>
          <w:rFonts w:ascii="Times New Roman" w:hAnsi="Times New Roman"/>
          <w:i/>
          <w:sz w:val="24"/>
          <w:szCs w:val="24"/>
        </w:rPr>
        <w:t xml:space="preserve">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r>
        <w:rPr>
          <w:rFonts w:ascii="Times New Roman" w:hAnsi="Times New Roman"/>
          <w:sz w:val="24"/>
          <w:szCs w:val="24"/>
          <w:vertAlign w:val="subscript"/>
        </w:rPr>
        <w:t xml:space="preserve"> </w:t>
      </w:r>
      <w:r w:rsidR="00DF13DA">
        <w:rPr>
          <w:rFonts w:ascii="Times New Roman" w:hAnsi="Times New Roman"/>
          <w:sz w:val="24"/>
          <w:szCs w:val="24"/>
        </w:rPr>
        <w:t>demonstrate uniform patterns regardless of  the year examined.</w:t>
      </w:r>
      <w:r>
        <w:rPr>
          <w:rFonts w:ascii="Times New Roman" w:hAnsi="Times New Roman"/>
          <w:sz w:val="24"/>
          <w:szCs w:val="24"/>
        </w:rPr>
        <w:t xml:space="preserve"> </w:t>
      </w:r>
      <w:r>
        <w:rPr>
          <w:rFonts w:ascii="Times New Roman" w:hAnsi="Times New Roman"/>
          <w:sz w:val="24"/>
          <w:szCs w:val="24"/>
          <w:vertAlign w:val="subscript"/>
        </w:rPr>
        <w:t xml:space="preserve"> </w:t>
      </w:r>
      <w:r w:rsidRPr="00B23343">
        <w:rPr>
          <w:rFonts w:ascii="Times New Roman" w:hAnsi="Times New Roman"/>
          <w:sz w:val="24"/>
          <w:szCs w:val="24"/>
        </w:rPr>
        <w:t xml:space="preserve">For the </w:t>
      </w:r>
      <w:r>
        <w:rPr>
          <w:rFonts w:ascii="Times New Roman" w:hAnsi="Times New Roman"/>
          <w:sz w:val="24"/>
          <w:szCs w:val="24"/>
        </w:rPr>
        <w:t>three years of observations (2014-201</w:t>
      </w:r>
      <w:r w:rsidR="0025761D">
        <w:rPr>
          <w:rFonts w:ascii="Times New Roman" w:hAnsi="Times New Roman"/>
          <w:sz w:val="24"/>
          <w:szCs w:val="24"/>
        </w:rPr>
        <w:t xml:space="preserve">6), the correlation between </w:t>
      </w:r>
      <w:r w:rsidR="0025761D">
        <w:rPr>
          <w:rFonts w:ascii="Times New Roman" w:hAnsi="Times New Roman" w:cs="Times New Roman"/>
          <w:sz w:val="24"/>
          <w:szCs w:val="24"/>
        </w:rPr>
        <w:t>Ω</w:t>
      </w:r>
      <w:proofErr w:type="spellStart"/>
      <w:r w:rsidR="0025761D" w:rsidRPr="002216B2">
        <w:rPr>
          <w:rFonts w:ascii="Times New Roman" w:hAnsi="Times New Roman" w:cs="Times New Roman"/>
          <w:sz w:val="24"/>
          <w:szCs w:val="24"/>
          <w:vertAlign w:val="subscript"/>
        </w:rPr>
        <w:t>ar</w:t>
      </w:r>
      <w:r w:rsidR="0025761D">
        <w:rPr>
          <w:rFonts w:ascii="Times New Roman" w:hAnsi="Times New Roman" w:cs="Times New Roman"/>
          <w:sz w:val="24"/>
          <w:szCs w:val="24"/>
        </w:rPr>
        <w:t>,</w:t>
      </w:r>
      <w:r w:rsidR="0025761D" w:rsidRPr="001030CB">
        <w:rPr>
          <w:rFonts w:ascii="Times New Roman" w:hAnsi="Times New Roman"/>
          <w:sz w:val="24"/>
          <w:szCs w:val="24"/>
          <w:vertAlign w:val="subscript"/>
        </w:rPr>
        <w:t>min</w:t>
      </w:r>
      <w:proofErr w:type="spellEnd"/>
      <w:r w:rsidR="0025761D">
        <w:rPr>
          <w:rFonts w:ascii="Times New Roman" w:hAnsi="Times New Roman"/>
          <w:sz w:val="24"/>
          <w:szCs w:val="24"/>
          <w:vertAlign w:val="subscript"/>
        </w:rPr>
        <w:t xml:space="preserve"> </w:t>
      </w:r>
      <w:r>
        <w:rPr>
          <w:rFonts w:ascii="Times New Roman" w:hAnsi="Times New Roman"/>
          <w:sz w:val="24"/>
          <w:szCs w:val="24"/>
        </w:rPr>
        <w:t xml:space="preserve">and Type III dissolution is comparable and </w:t>
      </w:r>
      <w:r w:rsidRPr="00FE3279">
        <w:rPr>
          <w:rFonts w:ascii="Times New Roman" w:hAnsi="Times New Roman"/>
          <w:sz w:val="24"/>
          <w:szCs w:val="24"/>
        </w:rPr>
        <w:t>not significantly different (</w:t>
      </w:r>
      <w:r w:rsidR="00141868">
        <w:rPr>
          <w:rFonts w:ascii="Times New Roman" w:hAnsi="Times New Roman"/>
          <w:sz w:val="24"/>
          <w:szCs w:val="24"/>
        </w:rPr>
        <w:t>slope estimate of dissolution against saturation state of approximately -0.</w:t>
      </w:r>
      <w:del w:id="5" w:author="Marcus Beck" w:date="2019-03-25T18:54:00Z">
        <w:r w:rsidR="00141868" w:rsidDel="00430B13">
          <w:rPr>
            <w:rFonts w:ascii="Times New Roman" w:hAnsi="Times New Roman"/>
            <w:sz w:val="24"/>
            <w:szCs w:val="24"/>
          </w:rPr>
          <w:delText>40</w:delText>
        </w:r>
      </w:del>
      <w:ins w:id="6" w:author="Marcus Beck" w:date="2019-03-25T18:54:00Z">
        <w:r w:rsidR="00430B13">
          <w:rPr>
            <w:rFonts w:ascii="Times New Roman" w:hAnsi="Times New Roman"/>
            <w:sz w:val="24"/>
            <w:szCs w:val="24"/>
          </w:rPr>
          <w:t>35</w:t>
        </w:r>
      </w:ins>
      <w:r w:rsidR="00141868">
        <w:rPr>
          <w:rFonts w:ascii="Times New Roman" w:hAnsi="Times New Roman"/>
          <w:sz w:val="24"/>
          <w:szCs w:val="24"/>
        </w:rPr>
        <w:t>, p &lt; 0.05, no year or month</w:t>
      </w:r>
      <w:ins w:id="7" w:author="Marcus Beck" w:date="2019-03-25T18:09:00Z">
        <w:r w:rsidR="00AC536B">
          <w:rPr>
            <w:rFonts w:ascii="Times New Roman" w:hAnsi="Times New Roman"/>
            <w:sz w:val="24"/>
            <w:szCs w:val="24"/>
          </w:rPr>
          <w:t xml:space="preserve"> interactions with aragonite</w:t>
        </w:r>
      </w:ins>
      <w:del w:id="8" w:author="Marcus Beck" w:date="2019-03-25T18:09:00Z">
        <w:r w:rsidR="00141868" w:rsidDel="00AC536B">
          <w:rPr>
            <w:rFonts w:ascii="Times New Roman" w:hAnsi="Times New Roman"/>
            <w:sz w:val="24"/>
            <w:szCs w:val="24"/>
          </w:rPr>
          <w:delText xml:space="preserve"> effects</w:delText>
        </w:r>
      </w:del>
      <w:ins w:id="9" w:author="Marcus Beck" w:date="2019-03-25T18:50:00Z">
        <w:r w:rsidR="0090761A">
          <w:rPr>
            <w:rFonts w:ascii="Times New Roman" w:hAnsi="Times New Roman"/>
            <w:sz w:val="24"/>
            <w:szCs w:val="24"/>
          </w:rPr>
          <w:t>, Table 2</w:t>
        </w:r>
      </w:ins>
      <w:r w:rsidRPr="00FE3279">
        <w:rPr>
          <w:rFonts w:ascii="Times New Roman" w:hAnsi="Times New Roman"/>
          <w:sz w:val="24"/>
          <w:szCs w:val="24"/>
        </w:rPr>
        <w:t xml:space="preserve">). </w:t>
      </w:r>
      <w:r w:rsidR="0025761D">
        <w:rPr>
          <w:rFonts w:ascii="Times New Roman" w:hAnsi="Times New Roman"/>
          <w:sz w:val="24"/>
          <w:szCs w:val="24"/>
        </w:rPr>
        <w:t xml:space="preserve">The similarity of the shell dissolution between the years are indicative </w:t>
      </w:r>
      <w:r w:rsidRPr="00FE3279">
        <w:rPr>
          <w:rFonts w:ascii="Times New Roman" w:hAnsi="Times New Roman"/>
          <w:sz w:val="24"/>
          <w:szCs w:val="24"/>
        </w:rPr>
        <w:t xml:space="preserve">pteropod shell dissolution </w:t>
      </w:r>
      <w:r w:rsidR="0025761D">
        <w:rPr>
          <w:rFonts w:ascii="Times New Roman" w:hAnsi="Times New Roman"/>
          <w:sz w:val="24"/>
          <w:szCs w:val="24"/>
        </w:rPr>
        <w:t xml:space="preserve">to be </w:t>
      </w:r>
      <w:r w:rsidRPr="00FE3279">
        <w:rPr>
          <w:rFonts w:ascii="Times New Roman" w:hAnsi="Times New Roman"/>
          <w:sz w:val="24"/>
          <w:szCs w:val="24"/>
        </w:rPr>
        <w:t xml:space="preserve">a conservative marker of cumulative exposure to </w:t>
      </w:r>
      <w:r w:rsidRPr="00FE3279">
        <w:rPr>
          <w:rFonts w:ascii="Times New Roman" w:hAnsi="Times New Roman" w:cs="Times New Roman"/>
          <w:sz w:val="24"/>
          <w:szCs w:val="24"/>
        </w:rPr>
        <w:t>Ω</w:t>
      </w:r>
      <w:proofErr w:type="spellStart"/>
      <w:r w:rsidRPr="00FE3279">
        <w:rPr>
          <w:rFonts w:ascii="Times New Roman" w:hAnsi="Times New Roman" w:cs="Times New Roman"/>
          <w:sz w:val="24"/>
          <w:szCs w:val="24"/>
          <w:vertAlign w:val="subscript"/>
        </w:rPr>
        <w:t>ar</w:t>
      </w:r>
      <w:r w:rsidRPr="00FE3279">
        <w:rPr>
          <w:rFonts w:ascii="Times New Roman" w:hAnsi="Times New Roman" w:cs="Times New Roman"/>
          <w:sz w:val="24"/>
          <w:szCs w:val="24"/>
        </w:rPr>
        <w:t>,</w:t>
      </w:r>
      <w:r w:rsidRPr="00FE3279">
        <w:rPr>
          <w:rFonts w:ascii="Times New Roman" w:hAnsi="Times New Roman"/>
          <w:sz w:val="24"/>
          <w:szCs w:val="24"/>
          <w:vertAlign w:val="subscript"/>
        </w:rPr>
        <w:t>min</w:t>
      </w:r>
      <w:proofErr w:type="spellEnd"/>
      <w:r w:rsidRPr="00FE3279">
        <w:rPr>
          <w:rFonts w:ascii="Times New Roman" w:hAnsi="Times New Roman"/>
          <w:sz w:val="24"/>
          <w:szCs w:val="24"/>
        </w:rPr>
        <w:t xml:space="preserve"> that is not subjected to the annual variability.</w:t>
      </w:r>
    </w:p>
    <w:p w14:paraId="32EF4C7A" w14:textId="77777777" w:rsidR="00FE3279" w:rsidRDefault="00FE3279" w:rsidP="00EB1AAD">
      <w:pPr>
        <w:spacing w:after="0" w:line="480" w:lineRule="auto"/>
        <w:jc w:val="both"/>
        <w:rPr>
          <w:rFonts w:ascii="Times New Roman" w:hAnsi="Times New Roman"/>
          <w:sz w:val="24"/>
          <w:szCs w:val="24"/>
        </w:rPr>
      </w:pPr>
    </w:p>
    <w:p w14:paraId="6DEC24EA" w14:textId="09EA5023" w:rsidR="00D90B62" w:rsidRDefault="0025761D" w:rsidP="00EB1AAD">
      <w:pPr>
        <w:spacing w:line="480" w:lineRule="auto"/>
        <w:jc w:val="both"/>
        <w:rPr>
          <w:rFonts w:ascii="Times New Roman" w:hAnsi="Times New Roman" w:cs="Times New Roman"/>
          <w:sz w:val="24"/>
          <w:szCs w:val="24"/>
          <w:highlight w:val="green"/>
        </w:rPr>
      </w:pPr>
      <w:r>
        <w:rPr>
          <w:rFonts w:ascii="Times New Roman" w:hAnsi="Times New Roman"/>
          <w:sz w:val="24"/>
          <w:szCs w:val="24"/>
        </w:rPr>
        <w:t>T</w:t>
      </w:r>
      <w:r w:rsidR="00FE3279">
        <w:rPr>
          <w:rFonts w:ascii="Times New Roman" w:hAnsi="Times New Roman"/>
          <w:sz w:val="24"/>
          <w:szCs w:val="24"/>
        </w:rPr>
        <w:t xml:space="preserve">he statistical analyses demonstrated that </w:t>
      </w:r>
      <w:r w:rsidR="00BE71AA">
        <w:rPr>
          <w:rFonts w:ascii="Times New Roman" w:hAnsi="Times New Roman"/>
          <w:sz w:val="24"/>
          <w:szCs w:val="24"/>
        </w:rPr>
        <w:t xml:space="preserve">temperature did not have a </w:t>
      </w:r>
      <w:r w:rsidR="00FE3279">
        <w:rPr>
          <w:rFonts w:ascii="Times New Roman" w:hAnsi="Times New Roman"/>
          <w:sz w:val="24"/>
          <w:szCs w:val="24"/>
        </w:rPr>
        <w:t>significant i</w:t>
      </w:r>
      <w:r w:rsidR="00BE71AA">
        <w:rPr>
          <w:rFonts w:ascii="Times New Roman" w:hAnsi="Times New Roman"/>
          <w:sz w:val="24"/>
          <w:szCs w:val="24"/>
        </w:rPr>
        <w:t>mp</w:t>
      </w:r>
      <w:r w:rsidR="005F6DD2">
        <w:rPr>
          <w:rFonts w:ascii="Times New Roman" w:hAnsi="Times New Roman"/>
          <w:sz w:val="24"/>
          <w:szCs w:val="24"/>
        </w:rPr>
        <w:t>act on the shell dissolution</w:t>
      </w:r>
      <w:r w:rsidR="0077531A">
        <w:rPr>
          <w:rFonts w:ascii="Times New Roman" w:hAnsi="Times New Roman"/>
          <w:sz w:val="24"/>
          <w:szCs w:val="24"/>
        </w:rPr>
        <w:t xml:space="preserve"> neither seasonally nor interannuall</w:t>
      </w:r>
      <w:r w:rsidR="00764217">
        <w:rPr>
          <w:rFonts w:ascii="Times New Roman" w:hAnsi="Times New Roman"/>
          <w:sz w:val="24"/>
          <w:szCs w:val="24"/>
        </w:rPr>
        <w:t>y.</w:t>
      </w:r>
      <w:r w:rsidR="005F6DD2">
        <w:rPr>
          <w:rFonts w:ascii="Times New Roman" w:hAnsi="Times New Roman"/>
          <w:sz w:val="24"/>
          <w:szCs w:val="24"/>
        </w:rPr>
        <w:t xml:space="preserve"> </w:t>
      </w:r>
      <w:r>
        <w:rPr>
          <w:rFonts w:ascii="Times New Roman" w:hAnsi="Times New Roman"/>
          <w:sz w:val="24"/>
          <w:szCs w:val="24"/>
        </w:rPr>
        <w:t>Conversely</w:t>
      </w:r>
      <w:r w:rsidR="0077531A">
        <w:rPr>
          <w:rFonts w:ascii="Times New Roman" w:hAnsi="Times New Roman"/>
          <w:sz w:val="24"/>
          <w:szCs w:val="24"/>
        </w:rPr>
        <w:t>, lower</w:t>
      </w:r>
      <w:r>
        <w:rPr>
          <w:rFonts w:ascii="Times New Roman" w:hAnsi="Times New Roman"/>
          <w:sz w:val="24"/>
          <w:szCs w:val="24"/>
        </w:rPr>
        <w:t xml:space="preserve"> DO (when decoupled from </w:t>
      </w:r>
      <w:r>
        <w:rPr>
          <w:rFonts w:ascii="Times New Roman" w:hAnsi="Times New Roman" w:cs="Times New Roman"/>
          <w:sz w:val="24"/>
          <w:szCs w:val="24"/>
        </w:rPr>
        <w:t>Ω</w:t>
      </w:r>
      <w:proofErr w:type="spellStart"/>
      <w:r w:rsidR="0077531A" w:rsidRPr="0025761D">
        <w:rPr>
          <w:rFonts w:ascii="Times New Roman" w:hAnsi="Times New Roman"/>
          <w:sz w:val="24"/>
          <w:szCs w:val="24"/>
          <w:vertAlign w:val="subscript"/>
        </w:rPr>
        <w:t>ar</w:t>
      </w:r>
      <w:proofErr w:type="spellEnd"/>
      <w:r>
        <w:rPr>
          <w:rFonts w:ascii="Times New Roman" w:hAnsi="Times New Roman"/>
          <w:sz w:val="24"/>
          <w:szCs w:val="24"/>
        </w:rPr>
        <w:t>)</w:t>
      </w:r>
      <w:r w:rsidR="0077531A">
        <w:rPr>
          <w:rFonts w:ascii="Times New Roman" w:hAnsi="Times New Roman"/>
          <w:sz w:val="24"/>
          <w:szCs w:val="24"/>
        </w:rPr>
        <w:t xml:space="preserve"> induced increased</w:t>
      </w:r>
      <w:r w:rsidR="00254730">
        <w:rPr>
          <w:rFonts w:ascii="Times New Roman" w:hAnsi="Times New Roman"/>
          <w:sz w:val="24"/>
          <w:szCs w:val="24"/>
        </w:rPr>
        <w:t xml:space="preserve"> </w:t>
      </w:r>
      <w:r w:rsidR="0077531A">
        <w:rPr>
          <w:rFonts w:ascii="Times New Roman" w:hAnsi="Times New Roman"/>
          <w:sz w:val="24"/>
          <w:szCs w:val="24"/>
        </w:rPr>
        <w:t>amount of disso</w:t>
      </w:r>
      <w:r>
        <w:rPr>
          <w:rFonts w:ascii="Times New Roman" w:hAnsi="Times New Roman"/>
          <w:sz w:val="24"/>
          <w:szCs w:val="24"/>
        </w:rPr>
        <w:t xml:space="preserve">lution in the early spring. </w:t>
      </w:r>
      <w:r w:rsidR="00307D0A">
        <w:rPr>
          <w:rFonts w:ascii="Times New Roman" w:hAnsi="Times New Roman" w:cs="Times New Roman"/>
          <w:sz w:val="24"/>
          <w:szCs w:val="24"/>
        </w:rPr>
        <w:t xml:space="preserve">A </w:t>
      </w:r>
      <w:r w:rsidR="000C78BD">
        <w:rPr>
          <w:rFonts w:ascii="Times New Roman" w:hAnsi="Times New Roman" w:cs="Times New Roman"/>
          <w:sz w:val="24"/>
          <w:szCs w:val="24"/>
        </w:rPr>
        <w:t>l</w:t>
      </w:r>
      <w:r w:rsidR="00254730">
        <w:rPr>
          <w:rFonts w:ascii="Times New Roman" w:hAnsi="Times New Roman" w:cs="Times New Roman"/>
          <w:sz w:val="24"/>
          <w:szCs w:val="24"/>
        </w:rPr>
        <w:t xml:space="preserve">inear model was constructed that evaluated the additive and interactive effects of DO and </w:t>
      </w:r>
      <w:proofErr w:type="spellStart"/>
      <w:r w:rsidR="00254730">
        <w:rPr>
          <w:rFonts w:ascii="Arial" w:hAnsi="Arial" w:cs="Arial"/>
          <w:sz w:val="24"/>
          <w:szCs w:val="24"/>
        </w:rPr>
        <w:t>Ω</w:t>
      </w:r>
      <w:r w:rsidR="00254730" w:rsidRPr="00435738">
        <w:rPr>
          <w:rFonts w:ascii="Times New Roman" w:hAnsi="Times New Roman"/>
          <w:sz w:val="24"/>
          <w:szCs w:val="24"/>
          <w:vertAlign w:val="subscript"/>
        </w:rPr>
        <w:t>ar</w:t>
      </w:r>
      <w:proofErr w:type="spellEnd"/>
      <w:r w:rsidR="00254730">
        <w:rPr>
          <w:rFonts w:ascii="Times New Roman" w:hAnsi="Times New Roman"/>
          <w:sz w:val="24"/>
          <w:szCs w:val="24"/>
          <w:vertAlign w:val="subscript"/>
        </w:rPr>
        <w:t xml:space="preserve">. </w:t>
      </w:r>
      <w:r w:rsidR="00254730">
        <w:rPr>
          <w:rFonts w:ascii="Times New Roman" w:hAnsi="Times New Roman" w:cs="Times New Roman"/>
          <w:sz w:val="24"/>
          <w:szCs w:val="24"/>
        </w:rPr>
        <w:t xml:space="preserve">This model evaluated the association of dissolution with average dissolved oxygen concentration in the water column and the range of observed </w:t>
      </w:r>
      <w:proofErr w:type="spellStart"/>
      <w:r w:rsidR="00254730">
        <w:rPr>
          <w:rFonts w:ascii="Arial" w:hAnsi="Arial" w:cs="Arial"/>
          <w:sz w:val="24"/>
          <w:szCs w:val="24"/>
        </w:rPr>
        <w:t>Ω</w:t>
      </w:r>
      <w:r w:rsidR="00254730" w:rsidRPr="00435738">
        <w:rPr>
          <w:rFonts w:ascii="Times New Roman" w:hAnsi="Times New Roman"/>
          <w:sz w:val="24"/>
          <w:szCs w:val="24"/>
          <w:vertAlign w:val="subscript"/>
        </w:rPr>
        <w:t>ar</w:t>
      </w:r>
      <w:proofErr w:type="spellEnd"/>
      <w:r w:rsidR="00254730">
        <w:rPr>
          <w:rFonts w:ascii="Times New Roman" w:hAnsi="Times New Roman"/>
          <w:sz w:val="24"/>
          <w:szCs w:val="24"/>
          <w:vertAlign w:val="subscript"/>
        </w:rPr>
        <w:t xml:space="preserve"> </w:t>
      </w:r>
      <w:r w:rsidR="00254730">
        <w:rPr>
          <w:rFonts w:ascii="Times New Roman" w:hAnsi="Times New Roman" w:cs="Times New Roman"/>
          <w:sz w:val="24"/>
          <w:szCs w:val="24"/>
        </w:rPr>
        <w:t xml:space="preserve">estimates at a site on each sample date. It showed a significant positive association between dissolution and </w:t>
      </w:r>
      <w:proofErr w:type="spellStart"/>
      <w:r w:rsidR="00254730">
        <w:rPr>
          <w:rFonts w:ascii="Arial" w:hAnsi="Arial" w:cs="Arial"/>
          <w:sz w:val="24"/>
          <w:szCs w:val="24"/>
        </w:rPr>
        <w:t>Ω</w:t>
      </w:r>
      <w:r w:rsidR="00254730" w:rsidRPr="00435738">
        <w:rPr>
          <w:rFonts w:ascii="Times New Roman" w:hAnsi="Times New Roman"/>
          <w:sz w:val="24"/>
          <w:szCs w:val="24"/>
          <w:vertAlign w:val="subscript"/>
        </w:rPr>
        <w:t>ar</w:t>
      </w:r>
      <w:proofErr w:type="spellEnd"/>
      <w:r w:rsidR="00254730">
        <w:rPr>
          <w:rFonts w:ascii="Times New Roman" w:hAnsi="Times New Roman"/>
          <w:sz w:val="24"/>
          <w:szCs w:val="24"/>
          <w:vertAlign w:val="subscript"/>
        </w:rPr>
        <w:t xml:space="preserve"> </w:t>
      </w:r>
      <w:r w:rsidR="00254730">
        <w:rPr>
          <w:rFonts w:ascii="Times New Roman" w:hAnsi="Times New Roman" w:cs="Times New Roman"/>
          <w:sz w:val="24"/>
          <w:szCs w:val="24"/>
        </w:rPr>
        <w:t xml:space="preserve">range and a significant negative association between dissolution and DO, i.e., overall dissolution increases with </w:t>
      </w:r>
      <w:proofErr w:type="spellStart"/>
      <w:r w:rsidR="00254730">
        <w:rPr>
          <w:rFonts w:ascii="Arial" w:hAnsi="Arial" w:cs="Arial"/>
          <w:sz w:val="24"/>
          <w:szCs w:val="24"/>
        </w:rPr>
        <w:t>Ω</w:t>
      </w:r>
      <w:r w:rsidR="00254730" w:rsidRPr="00435738">
        <w:rPr>
          <w:rFonts w:ascii="Times New Roman" w:hAnsi="Times New Roman"/>
          <w:sz w:val="24"/>
          <w:szCs w:val="24"/>
          <w:vertAlign w:val="subscript"/>
        </w:rPr>
        <w:t>ar</w:t>
      </w:r>
      <w:proofErr w:type="spellEnd"/>
      <w:r w:rsidR="00254730">
        <w:rPr>
          <w:rFonts w:ascii="Times New Roman" w:hAnsi="Times New Roman"/>
          <w:sz w:val="24"/>
          <w:szCs w:val="24"/>
          <w:vertAlign w:val="subscript"/>
        </w:rPr>
        <w:t xml:space="preserve"> </w:t>
      </w:r>
      <w:r w:rsidR="00254730" w:rsidRPr="00F80FF6">
        <w:rPr>
          <w:rFonts w:ascii="Times New Roman" w:hAnsi="Times New Roman"/>
          <w:sz w:val="24"/>
          <w:szCs w:val="24"/>
        </w:rPr>
        <w:t>&lt;1</w:t>
      </w:r>
      <w:r w:rsidR="00EB1AAD" w:rsidRPr="00EB1AAD">
        <w:rPr>
          <w:rFonts w:ascii="Times New Roman" w:hAnsi="Times New Roman" w:cs="Times New Roman"/>
          <w:sz w:val="24"/>
          <w:szCs w:val="24"/>
        </w:rPr>
        <w:t xml:space="preserve">. This indicates that DO is an important driver in shell dissolution estimates when organisms are already exposed to low </w:t>
      </w:r>
      <w:proofErr w:type="spellStart"/>
      <w:r w:rsidR="00EB1AAD" w:rsidRPr="00EB1AAD">
        <w:rPr>
          <w:rFonts w:ascii="Arial" w:hAnsi="Arial" w:cs="Arial"/>
          <w:sz w:val="24"/>
          <w:szCs w:val="24"/>
        </w:rPr>
        <w:t>Ω</w:t>
      </w:r>
      <w:r w:rsidR="00EB1AAD" w:rsidRPr="00EB1AAD">
        <w:rPr>
          <w:rFonts w:ascii="Times New Roman" w:hAnsi="Times New Roman"/>
          <w:sz w:val="24"/>
          <w:szCs w:val="24"/>
          <w:vertAlign w:val="subscript"/>
        </w:rPr>
        <w:t>ar</w:t>
      </w:r>
      <w:proofErr w:type="spellEnd"/>
      <w:r w:rsidR="00EB1AAD" w:rsidRPr="00EB1AAD">
        <w:rPr>
          <w:rFonts w:ascii="Times New Roman" w:hAnsi="Times New Roman"/>
          <w:sz w:val="24"/>
          <w:szCs w:val="24"/>
          <w:vertAlign w:val="subscript"/>
        </w:rPr>
        <w:t xml:space="preserve"> </w:t>
      </w:r>
      <w:r w:rsidR="00EB1AAD" w:rsidRPr="00EB1AAD">
        <w:rPr>
          <w:rFonts w:ascii="Times New Roman" w:hAnsi="Times New Roman"/>
          <w:sz w:val="24"/>
          <w:szCs w:val="24"/>
        </w:rPr>
        <w:t>&lt;1</w:t>
      </w:r>
      <w:r w:rsidR="00EB1AAD" w:rsidRPr="00EB1AAD">
        <w:rPr>
          <w:rFonts w:ascii="Times New Roman" w:hAnsi="Times New Roman" w:cs="Times New Roman"/>
          <w:sz w:val="24"/>
          <w:szCs w:val="24"/>
        </w:rPr>
        <w:t>. T</w:t>
      </w:r>
      <w:r w:rsidR="00254730" w:rsidRPr="00EB1AAD">
        <w:rPr>
          <w:rFonts w:ascii="Times New Roman" w:hAnsi="Times New Roman" w:cs="Times New Roman"/>
          <w:sz w:val="24"/>
          <w:szCs w:val="24"/>
        </w:rPr>
        <w:t xml:space="preserve">he combined dissolution is lower at higher DO concentration (blue line, bottom plot, </w:t>
      </w:r>
      <w:r w:rsidR="00254730" w:rsidRPr="00EB1AAD">
        <w:rPr>
          <w:rFonts w:ascii="Times New Roman" w:hAnsi="Times New Roman" w:cs="Times New Roman"/>
          <w:sz w:val="24"/>
          <w:szCs w:val="24"/>
        </w:rPr>
        <w:lastRenderedPageBreak/>
        <w:t>Figure 6)</w:t>
      </w:r>
      <w:r w:rsidR="00EB1AAD" w:rsidRPr="00EB1AAD">
        <w:rPr>
          <w:rFonts w:ascii="Times New Roman" w:hAnsi="Times New Roman" w:cs="Times New Roman"/>
          <w:sz w:val="24"/>
          <w:szCs w:val="24"/>
        </w:rPr>
        <w:t xml:space="preserve"> and is increased at lower DO and low </w:t>
      </w:r>
      <w:proofErr w:type="spellStart"/>
      <w:r w:rsidR="00EB1AAD" w:rsidRPr="00EB1AAD">
        <w:rPr>
          <w:rFonts w:ascii="Arial" w:hAnsi="Arial" w:cs="Arial"/>
          <w:sz w:val="24"/>
          <w:szCs w:val="24"/>
        </w:rPr>
        <w:t>Ω</w:t>
      </w:r>
      <w:r w:rsidR="00EB1AAD" w:rsidRPr="00EB1AAD">
        <w:rPr>
          <w:rFonts w:ascii="Times New Roman" w:hAnsi="Times New Roman"/>
          <w:sz w:val="24"/>
          <w:szCs w:val="24"/>
          <w:vertAlign w:val="subscript"/>
        </w:rPr>
        <w:t>ar</w:t>
      </w:r>
      <w:proofErr w:type="spellEnd"/>
      <w:r w:rsidR="00EB1AAD" w:rsidRPr="00EB1AAD">
        <w:rPr>
          <w:rFonts w:ascii="Times New Roman" w:hAnsi="Times New Roman"/>
          <w:sz w:val="24"/>
          <w:szCs w:val="24"/>
          <w:vertAlign w:val="subscript"/>
        </w:rPr>
        <w:t xml:space="preserve"> </w:t>
      </w:r>
      <w:r w:rsidR="00EB1AAD" w:rsidRPr="00EB1AAD">
        <w:rPr>
          <w:rFonts w:ascii="Times New Roman" w:hAnsi="Times New Roman"/>
          <w:sz w:val="24"/>
          <w:szCs w:val="24"/>
        </w:rPr>
        <w:t>&lt;1</w:t>
      </w:r>
      <w:r w:rsidR="00EB1AAD" w:rsidRPr="00EB1AAD">
        <w:rPr>
          <w:rFonts w:ascii="Times New Roman" w:hAnsi="Times New Roman" w:cs="Times New Roman"/>
          <w:sz w:val="24"/>
          <w:szCs w:val="24"/>
        </w:rPr>
        <w:t>. This suggests that</w:t>
      </w:r>
      <w:r w:rsidR="00F35E62" w:rsidRPr="00EB1AAD">
        <w:rPr>
          <w:rFonts w:ascii="Times New Roman" w:hAnsi="Times New Roman" w:cs="Times New Roman"/>
          <w:sz w:val="24"/>
          <w:szCs w:val="24"/>
        </w:rPr>
        <w:t xml:space="preserve"> DO have a mitigating effect of higher DO on dissolution </w:t>
      </w:r>
      <w:r w:rsidR="00307D0A" w:rsidRPr="00EB1AAD">
        <w:rPr>
          <w:rFonts w:ascii="Times New Roman" w:hAnsi="Times New Roman" w:cs="Times New Roman"/>
          <w:sz w:val="24"/>
          <w:szCs w:val="24"/>
        </w:rPr>
        <w:t xml:space="preserve">extent </w:t>
      </w:r>
      <w:r w:rsidR="00F35E62" w:rsidRPr="00EB1AAD">
        <w:rPr>
          <w:rFonts w:ascii="Times New Roman" w:hAnsi="Times New Roman" w:cs="Times New Roman"/>
          <w:sz w:val="24"/>
          <w:szCs w:val="24"/>
        </w:rPr>
        <w:t xml:space="preserve">in </w:t>
      </w:r>
      <w:proofErr w:type="spellStart"/>
      <w:r w:rsidR="00F35E62" w:rsidRPr="00EB1AAD">
        <w:rPr>
          <w:rFonts w:ascii="Arial" w:hAnsi="Arial" w:cs="Arial"/>
          <w:sz w:val="24"/>
          <w:szCs w:val="24"/>
        </w:rPr>
        <w:t>Ω</w:t>
      </w:r>
      <w:r w:rsidR="00F35E62" w:rsidRPr="00EB1AAD">
        <w:rPr>
          <w:rFonts w:ascii="Times New Roman" w:hAnsi="Times New Roman"/>
          <w:sz w:val="24"/>
          <w:szCs w:val="24"/>
          <w:vertAlign w:val="subscript"/>
        </w:rPr>
        <w:t>ar</w:t>
      </w:r>
      <w:proofErr w:type="spellEnd"/>
      <w:r w:rsidR="00F35E62" w:rsidRPr="00EB1AAD">
        <w:rPr>
          <w:rFonts w:ascii="Times New Roman" w:hAnsi="Times New Roman"/>
          <w:sz w:val="24"/>
          <w:szCs w:val="24"/>
          <w:vertAlign w:val="subscript"/>
        </w:rPr>
        <w:t xml:space="preserve"> </w:t>
      </w:r>
      <w:r w:rsidR="00F35E62" w:rsidRPr="00EB1AAD">
        <w:rPr>
          <w:rFonts w:ascii="Times New Roman" w:hAnsi="Times New Roman" w:cs="Times New Roman"/>
          <w:sz w:val="24"/>
          <w:szCs w:val="24"/>
        </w:rPr>
        <w:t>&lt;1conditions.</w:t>
      </w:r>
      <w:r w:rsidR="002B23E6">
        <w:rPr>
          <w:rFonts w:ascii="Times New Roman" w:hAnsi="Times New Roman" w:cs="Times New Roman"/>
          <w:sz w:val="24"/>
          <w:szCs w:val="24"/>
        </w:rPr>
        <w:t xml:space="preserve"> </w:t>
      </w:r>
    </w:p>
    <w:p w14:paraId="7D10FB38" w14:textId="77777777" w:rsidR="00EB1AAD" w:rsidRPr="00EB1AAD" w:rsidRDefault="00EB1AAD" w:rsidP="00EB1AAD">
      <w:pPr>
        <w:spacing w:line="480" w:lineRule="auto"/>
        <w:jc w:val="both"/>
        <w:rPr>
          <w:rFonts w:ascii="Times New Roman" w:hAnsi="Times New Roman" w:cs="Times New Roman"/>
          <w:sz w:val="24"/>
          <w:szCs w:val="24"/>
          <w:highlight w:val="green"/>
        </w:rPr>
      </w:pPr>
    </w:p>
    <w:p w14:paraId="1C333B37" w14:textId="0F828F81" w:rsidR="00B3086C" w:rsidRDefault="008A3D43" w:rsidP="00EB1AAD">
      <w:pPr>
        <w:spacing w:after="0" w:line="480" w:lineRule="auto"/>
        <w:jc w:val="both"/>
        <w:rPr>
          <w:rFonts w:ascii="Times New Roman" w:hAnsi="Times New Roman"/>
          <w:i/>
          <w:sz w:val="24"/>
          <w:szCs w:val="24"/>
        </w:rPr>
      </w:pPr>
      <w:r>
        <w:rPr>
          <w:rFonts w:ascii="Times New Roman" w:hAnsi="Times New Roman"/>
          <w:sz w:val="24"/>
          <w:szCs w:val="24"/>
        </w:rPr>
        <w:t xml:space="preserve">5 </w:t>
      </w:r>
      <w:r w:rsidR="00842591" w:rsidRPr="00842591">
        <w:rPr>
          <w:rFonts w:ascii="Times New Roman" w:hAnsi="Times New Roman"/>
          <w:i/>
          <w:sz w:val="24"/>
          <w:szCs w:val="24"/>
        </w:rPr>
        <w:t>Life stage related s</w:t>
      </w:r>
      <w:r w:rsidR="004E66E1" w:rsidRPr="00842591">
        <w:rPr>
          <w:rFonts w:ascii="Times New Roman" w:hAnsi="Times New Roman"/>
          <w:i/>
          <w:sz w:val="24"/>
          <w:szCs w:val="24"/>
        </w:rPr>
        <w:t>hell</w:t>
      </w:r>
      <w:r w:rsidR="004E66E1">
        <w:rPr>
          <w:rFonts w:ascii="Times New Roman" w:hAnsi="Times New Roman"/>
          <w:i/>
          <w:sz w:val="24"/>
          <w:szCs w:val="24"/>
        </w:rPr>
        <w:t xml:space="preserve"> dissolution</w:t>
      </w:r>
      <w:r w:rsidR="00A40378" w:rsidRPr="00A40378">
        <w:rPr>
          <w:rFonts w:ascii="Times New Roman" w:hAnsi="Times New Roman"/>
          <w:i/>
          <w:sz w:val="24"/>
          <w:szCs w:val="24"/>
        </w:rPr>
        <w:t xml:space="preserve"> </w:t>
      </w:r>
    </w:p>
    <w:p w14:paraId="747371E9" w14:textId="211D2BAD" w:rsidR="00BA36C3" w:rsidRDefault="00F35E62" w:rsidP="00EB1AAD">
      <w:pPr>
        <w:spacing w:after="0" w:line="480" w:lineRule="auto"/>
        <w:jc w:val="both"/>
        <w:rPr>
          <w:rFonts w:ascii="Times New Roman" w:hAnsi="Times New Roman"/>
          <w:sz w:val="24"/>
          <w:szCs w:val="24"/>
        </w:rPr>
      </w:pPr>
      <w:r>
        <w:rPr>
          <w:rFonts w:ascii="Times New Roman" w:hAnsi="Times New Roman"/>
          <w:sz w:val="24"/>
          <w:szCs w:val="24"/>
        </w:rPr>
        <w:t>In general, consecutive life stages are differentially exposed to seasonal effects of low</w:t>
      </w:r>
      <w:r w:rsidRPr="00F35E62">
        <w:rPr>
          <w:rFonts w:ascii="Times New Roman" w:hAnsi="Times New Roman" w:cs="Times New Roman"/>
          <w:sz w:val="24"/>
          <w:szCs w:val="24"/>
        </w:rPr>
        <w:t xml:space="preserve"> </w:t>
      </w:r>
      <w:r>
        <w:rPr>
          <w:rFonts w:ascii="Times New Roman" w:hAnsi="Times New Roman" w:cs="Times New Roman"/>
          <w:sz w:val="24"/>
          <w:szCs w:val="24"/>
        </w:rPr>
        <w:t>Ω</w:t>
      </w:r>
      <w:proofErr w:type="spellStart"/>
      <w:r w:rsidRPr="002216B2">
        <w:rPr>
          <w:rFonts w:ascii="Times New Roman" w:hAnsi="Times New Roman" w:cs="Times New Roman"/>
          <w:sz w:val="24"/>
          <w:szCs w:val="24"/>
          <w:vertAlign w:val="subscript"/>
        </w:rPr>
        <w:t>ar</w:t>
      </w:r>
      <w:r>
        <w:rPr>
          <w:rFonts w:ascii="Times New Roman" w:hAnsi="Times New Roman" w:cs="Times New Roman"/>
          <w:sz w:val="24"/>
          <w:szCs w:val="24"/>
        </w:rPr>
        <w:t>,</w:t>
      </w:r>
      <w:r w:rsidRPr="001030CB">
        <w:rPr>
          <w:rFonts w:ascii="Times New Roman" w:hAnsi="Times New Roman"/>
          <w:sz w:val="24"/>
          <w:szCs w:val="24"/>
          <w:vertAlign w:val="subscript"/>
        </w:rPr>
        <w:t>min</w:t>
      </w:r>
      <w:proofErr w:type="spellEnd"/>
      <w:r>
        <w:rPr>
          <w:rFonts w:ascii="Times New Roman" w:hAnsi="Times New Roman"/>
          <w:sz w:val="24"/>
          <w:szCs w:val="24"/>
          <w:vertAlign w:val="subscript"/>
        </w:rPr>
        <w:t xml:space="preserve"> </w:t>
      </w:r>
      <w:r w:rsidRPr="00F80FF6">
        <w:rPr>
          <w:rFonts w:ascii="Times New Roman" w:hAnsi="Times New Roman"/>
          <w:sz w:val="24"/>
          <w:szCs w:val="24"/>
        </w:rPr>
        <w:t xml:space="preserve">and as such, </w:t>
      </w:r>
      <w:r w:rsidRPr="00C00CC3">
        <w:rPr>
          <w:rFonts w:ascii="Times New Roman" w:hAnsi="Times New Roman"/>
          <w:sz w:val="24"/>
          <w:szCs w:val="24"/>
        </w:rPr>
        <w:t xml:space="preserve">species vulnerability to OA </w:t>
      </w:r>
      <w:r>
        <w:rPr>
          <w:rFonts w:ascii="Times New Roman" w:hAnsi="Times New Roman"/>
          <w:sz w:val="24"/>
          <w:szCs w:val="24"/>
        </w:rPr>
        <w:t xml:space="preserve">is predisposed by its </w:t>
      </w:r>
      <w:r w:rsidRPr="00F80FF6">
        <w:rPr>
          <w:rFonts w:ascii="Times New Roman" w:hAnsi="Times New Roman"/>
          <w:sz w:val="24"/>
          <w:szCs w:val="24"/>
        </w:rPr>
        <w:t xml:space="preserve">life history patterns during the most extreme or prolonged </w:t>
      </w:r>
      <w:r w:rsidRPr="00F35E62">
        <w:rPr>
          <w:rFonts w:ascii="Times New Roman" w:hAnsi="Times New Roman" w:cs="Times New Roman"/>
          <w:sz w:val="24"/>
          <w:szCs w:val="24"/>
        </w:rPr>
        <w:t>Ω</w:t>
      </w:r>
      <w:proofErr w:type="spellStart"/>
      <w:r w:rsidRPr="00F35E62">
        <w:rPr>
          <w:rFonts w:ascii="Times New Roman" w:hAnsi="Times New Roman" w:cs="Times New Roman"/>
          <w:sz w:val="24"/>
          <w:szCs w:val="24"/>
          <w:vertAlign w:val="subscript"/>
        </w:rPr>
        <w:t>ar</w:t>
      </w:r>
      <w:r w:rsidRPr="00F80FF6">
        <w:rPr>
          <w:rFonts w:ascii="Times New Roman" w:hAnsi="Times New Roman" w:cs="Times New Roman"/>
          <w:sz w:val="24"/>
          <w:szCs w:val="24"/>
          <w:vertAlign w:val="subscript"/>
        </w:rPr>
        <w:t>,</w:t>
      </w:r>
      <w:r w:rsidRPr="00F35E62">
        <w:rPr>
          <w:rFonts w:ascii="Times New Roman" w:hAnsi="Times New Roman"/>
          <w:sz w:val="24"/>
          <w:szCs w:val="24"/>
          <w:vertAlign w:val="subscript"/>
        </w:rPr>
        <w:t>min</w:t>
      </w:r>
      <w:proofErr w:type="spellEnd"/>
      <w:r w:rsidRPr="00F35E62">
        <w:rPr>
          <w:rFonts w:ascii="Times New Roman" w:hAnsi="Times New Roman"/>
          <w:sz w:val="24"/>
          <w:szCs w:val="24"/>
          <w:vertAlign w:val="subscript"/>
        </w:rPr>
        <w:t xml:space="preserve"> </w:t>
      </w:r>
      <w:r w:rsidRPr="00F80FF6">
        <w:rPr>
          <w:rFonts w:ascii="Times New Roman" w:hAnsi="Times New Roman"/>
          <w:sz w:val="24"/>
          <w:szCs w:val="24"/>
        </w:rPr>
        <w:t xml:space="preserve"> conditions. </w:t>
      </w:r>
      <w:r w:rsidR="0095234C">
        <w:rPr>
          <w:rFonts w:ascii="Times New Roman" w:hAnsi="Times New Roman"/>
          <w:sz w:val="24"/>
          <w:szCs w:val="24"/>
        </w:rPr>
        <w:t xml:space="preserve">While we have not discriminated between different life stages when doing overall spatial-temporal dissolution assessment, we relied on individual SEM images to delineate the severity of dissolution for each life stage. </w:t>
      </w:r>
      <w:r>
        <w:rPr>
          <w:rFonts w:ascii="Times New Roman" w:hAnsi="Times New Roman"/>
          <w:sz w:val="24"/>
          <w:szCs w:val="24"/>
        </w:rPr>
        <w:t>L</w:t>
      </w:r>
      <w:r w:rsidR="00BA36C3">
        <w:rPr>
          <w:rFonts w:ascii="Times New Roman" w:hAnsi="Times New Roman"/>
          <w:sz w:val="24"/>
          <w:szCs w:val="24"/>
        </w:rPr>
        <w:t>arval stages</w:t>
      </w:r>
      <w:r w:rsidR="002B23E6">
        <w:rPr>
          <w:rFonts w:ascii="Times New Roman" w:hAnsi="Times New Roman"/>
          <w:sz w:val="24"/>
          <w:szCs w:val="24"/>
        </w:rPr>
        <w:t xml:space="preserve"> seem</w:t>
      </w:r>
      <w:r w:rsidR="00BA36C3">
        <w:rPr>
          <w:rFonts w:ascii="Times New Roman" w:hAnsi="Times New Roman"/>
          <w:sz w:val="24"/>
          <w:szCs w:val="24"/>
        </w:rPr>
        <w:t xml:space="preserve"> to be significantly more impacted by dissolution in comparison with the adults</w:t>
      </w:r>
      <w:r w:rsidR="008A3D43">
        <w:rPr>
          <w:rFonts w:ascii="Times New Roman" w:hAnsi="Times New Roman"/>
          <w:sz w:val="24"/>
          <w:szCs w:val="24"/>
        </w:rPr>
        <w:t xml:space="preserve"> (Figure – goes into supplemental)</w:t>
      </w:r>
      <w:r w:rsidR="00BA36C3">
        <w:rPr>
          <w:rFonts w:ascii="Times New Roman" w:hAnsi="Times New Roman"/>
          <w:sz w:val="24"/>
          <w:szCs w:val="24"/>
        </w:rPr>
        <w:t xml:space="preserve">. </w:t>
      </w:r>
      <w:r w:rsidR="00CB4BF3">
        <w:rPr>
          <w:rFonts w:ascii="Times New Roman" w:hAnsi="Times New Roman"/>
          <w:sz w:val="24"/>
          <w:szCs w:val="24"/>
        </w:rPr>
        <w:t xml:space="preserve">The greatest difference is observed in the spring time, when overwintering adults that were exposed to prolonged </w:t>
      </w:r>
      <w:r w:rsidR="008A3D43">
        <w:rPr>
          <w:rFonts w:ascii="Times New Roman" w:hAnsi="Times New Roman" w:cs="Times New Roman"/>
          <w:sz w:val="24"/>
          <w:szCs w:val="24"/>
        </w:rPr>
        <w:t>Ω</w:t>
      </w:r>
      <w:proofErr w:type="spellStart"/>
      <w:r w:rsidR="008A3D43" w:rsidRPr="002216B2">
        <w:rPr>
          <w:rFonts w:ascii="Times New Roman" w:hAnsi="Times New Roman" w:cs="Times New Roman"/>
          <w:sz w:val="24"/>
          <w:szCs w:val="24"/>
          <w:vertAlign w:val="subscript"/>
        </w:rPr>
        <w:t>ar</w:t>
      </w:r>
      <w:r w:rsidR="008A3D43">
        <w:rPr>
          <w:rFonts w:ascii="Times New Roman" w:hAnsi="Times New Roman" w:cs="Times New Roman"/>
          <w:sz w:val="24"/>
          <w:szCs w:val="24"/>
        </w:rPr>
        <w:t>,</w:t>
      </w:r>
      <w:r w:rsidR="008A3D43" w:rsidRPr="001030CB">
        <w:rPr>
          <w:rFonts w:ascii="Times New Roman" w:hAnsi="Times New Roman"/>
          <w:sz w:val="24"/>
          <w:szCs w:val="24"/>
          <w:vertAlign w:val="subscript"/>
        </w:rPr>
        <w:t>min</w:t>
      </w:r>
      <w:proofErr w:type="spellEnd"/>
      <w:r w:rsidR="008A3D43">
        <w:rPr>
          <w:rFonts w:ascii="Times New Roman" w:hAnsi="Times New Roman"/>
          <w:sz w:val="24"/>
          <w:szCs w:val="24"/>
          <w:vertAlign w:val="subscript"/>
        </w:rPr>
        <w:t xml:space="preserve"> </w:t>
      </w:r>
      <w:r w:rsidR="00CB4BF3">
        <w:rPr>
          <w:rFonts w:ascii="Times New Roman" w:hAnsi="Times New Roman"/>
          <w:sz w:val="24"/>
          <w:szCs w:val="24"/>
        </w:rPr>
        <w:t>conditions show much less dissolution compared to newly hatched</w:t>
      </w:r>
      <w:r w:rsidR="008A3D43">
        <w:rPr>
          <w:rFonts w:ascii="Times New Roman" w:hAnsi="Times New Roman"/>
          <w:sz w:val="24"/>
          <w:szCs w:val="24"/>
        </w:rPr>
        <w:t xml:space="preserve"> juveniles</w:t>
      </w:r>
      <w:r w:rsidR="00CB4BF3">
        <w:rPr>
          <w:rFonts w:ascii="Times New Roman" w:hAnsi="Times New Roman"/>
          <w:sz w:val="24"/>
          <w:szCs w:val="24"/>
        </w:rPr>
        <w:t xml:space="preserve"> in the spring time</w:t>
      </w:r>
      <w:r w:rsidR="008A3D43">
        <w:rPr>
          <w:rFonts w:ascii="Times New Roman" w:hAnsi="Times New Roman"/>
          <w:sz w:val="24"/>
          <w:szCs w:val="24"/>
        </w:rPr>
        <w:t xml:space="preserve"> exposed to </w:t>
      </w:r>
      <w:r w:rsidR="008A3D43">
        <w:rPr>
          <w:rFonts w:ascii="Times New Roman" w:hAnsi="Times New Roman" w:cs="Times New Roman"/>
          <w:sz w:val="24"/>
          <w:szCs w:val="24"/>
        </w:rPr>
        <w:t>Ω</w:t>
      </w:r>
      <w:proofErr w:type="spellStart"/>
      <w:r w:rsidR="008A3D43" w:rsidRPr="002216B2">
        <w:rPr>
          <w:rFonts w:ascii="Times New Roman" w:hAnsi="Times New Roman" w:cs="Times New Roman"/>
          <w:sz w:val="24"/>
          <w:szCs w:val="24"/>
          <w:vertAlign w:val="subscript"/>
        </w:rPr>
        <w:t>ar</w:t>
      </w:r>
      <w:r w:rsidR="008A3D43">
        <w:rPr>
          <w:rFonts w:ascii="Times New Roman" w:hAnsi="Times New Roman" w:cs="Times New Roman"/>
          <w:sz w:val="24"/>
          <w:szCs w:val="24"/>
        </w:rPr>
        <w:t>,</w:t>
      </w:r>
      <w:r w:rsidR="008A3D43" w:rsidRPr="001030CB">
        <w:rPr>
          <w:rFonts w:ascii="Times New Roman" w:hAnsi="Times New Roman"/>
          <w:sz w:val="24"/>
          <w:szCs w:val="24"/>
          <w:vertAlign w:val="subscript"/>
        </w:rPr>
        <w:t>min</w:t>
      </w:r>
      <w:proofErr w:type="spellEnd"/>
      <w:r w:rsidR="008A3D43">
        <w:rPr>
          <w:rFonts w:ascii="Times New Roman" w:hAnsi="Times New Roman"/>
          <w:sz w:val="24"/>
          <w:szCs w:val="24"/>
          <w:vertAlign w:val="subscript"/>
        </w:rPr>
        <w:t xml:space="preserve"> </w:t>
      </w:r>
      <w:r w:rsidR="00CB4BF3">
        <w:rPr>
          <w:rFonts w:ascii="Times New Roman" w:hAnsi="Times New Roman"/>
          <w:sz w:val="24"/>
          <w:szCs w:val="24"/>
        </w:rPr>
        <w:t xml:space="preserve"> </w:t>
      </w:r>
      <w:r w:rsidR="008A3D43">
        <w:rPr>
          <w:rFonts w:ascii="Times New Roman" w:hAnsi="Times New Roman"/>
          <w:sz w:val="24"/>
          <w:szCs w:val="24"/>
        </w:rPr>
        <w:t xml:space="preserve">for a short duration of only </w:t>
      </w:r>
      <w:r w:rsidR="00CB4BF3">
        <w:rPr>
          <w:rFonts w:ascii="Times New Roman" w:hAnsi="Times New Roman"/>
          <w:sz w:val="24"/>
          <w:szCs w:val="24"/>
        </w:rPr>
        <w:t xml:space="preserve">a few weeks up to a month time. During the spring-fall transition, the comparative dissolution extents between adults and juveniles are less dissimilar, although still observable. </w:t>
      </w:r>
    </w:p>
    <w:p w14:paraId="3CB06500" w14:textId="77777777" w:rsidR="00842591" w:rsidRDefault="00842591" w:rsidP="00EB1AAD">
      <w:pPr>
        <w:spacing w:after="0" w:line="480" w:lineRule="auto"/>
        <w:jc w:val="both"/>
        <w:rPr>
          <w:rFonts w:ascii="Times New Roman" w:hAnsi="Times New Roman"/>
          <w:sz w:val="24"/>
          <w:szCs w:val="24"/>
        </w:rPr>
      </w:pPr>
    </w:p>
    <w:p w14:paraId="561F9015" w14:textId="77777777" w:rsidR="0085267B" w:rsidRDefault="008A3D43" w:rsidP="00EB1AAD">
      <w:pPr>
        <w:spacing w:line="480" w:lineRule="auto"/>
        <w:jc w:val="both"/>
        <w:rPr>
          <w:rFonts w:ascii="Times New Roman" w:hAnsi="Times New Roman"/>
          <w:sz w:val="24"/>
          <w:szCs w:val="24"/>
        </w:rPr>
      </w:pPr>
      <w:r>
        <w:rPr>
          <w:rFonts w:ascii="Times New Roman" w:hAnsi="Times New Roman"/>
          <w:sz w:val="24"/>
          <w:szCs w:val="24"/>
        </w:rPr>
        <w:t>6</w:t>
      </w:r>
      <w:r w:rsidR="0085267B">
        <w:rPr>
          <w:rFonts w:ascii="Times New Roman" w:hAnsi="Times New Roman"/>
          <w:sz w:val="24"/>
          <w:szCs w:val="24"/>
        </w:rPr>
        <w:t xml:space="preserve"> </w:t>
      </w:r>
      <w:r w:rsidR="0085267B" w:rsidRPr="0085267B">
        <w:rPr>
          <w:rFonts w:ascii="Times New Roman" w:hAnsi="Times New Roman"/>
          <w:i/>
          <w:sz w:val="24"/>
          <w:szCs w:val="24"/>
        </w:rPr>
        <w:t>Evaluating temporal and spatial</w:t>
      </w:r>
      <w:r w:rsidR="0085267B">
        <w:rPr>
          <w:rFonts w:ascii="Times New Roman" w:hAnsi="Times New Roman"/>
          <w:i/>
          <w:sz w:val="24"/>
          <w:szCs w:val="24"/>
        </w:rPr>
        <w:t xml:space="preserve"> shell dissolution due to</w:t>
      </w:r>
      <w:r w:rsidR="0085267B" w:rsidRPr="0085267B">
        <w:rPr>
          <w:rFonts w:ascii="Times New Roman" w:hAnsi="Times New Roman"/>
          <w:i/>
          <w:sz w:val="24"/>
          <w:szCs w:val="24"/>
        </w:rPr>
        <w:t xml:space="preserve"> cumulative </w:t>
      </w:r>
      <w:r w:rsidR="0085267B" w:rsidRPr="0085267B">
        <w:rPr>
          <w:rFonts w:ascii="Times New Roman" w:hAnsi="Times New Roman" w:cs="Times New Roman"/>
          <w:i/>
          <w:sz w:val="24"/>
          <w:szCs w:val="24"/>
        </w:rPr>
        <w:t>Ω</w:t>
      </w:r>
      <w:proofErr w:type="spellStart"/>
      <w:r w:rsidR="0085267B" w:rsidRPr="0085267B">
        <w:rPr>
          <w:rFonts w:ascii="Times New Roman" w:hAnsi="Times New Roman" w:cs="Times New Roman"/>
          <w:i/>
          <w:sz w:val="24"/>
          <w:szCs w:val="24"/>
          <w:vertAlign w:val="subscript"/>
        </w:rPr>
        <w:t>ar</w:t>
      </w:r>
      <w:r w:rsidR="0085267B" w:rsidRPr="0085267B">
        <w:rPr>
          <w:rFonts w:ascii="Times New Roman" w:hAnsi="Times New Roman" w:cs="Times New Roman"/>
          <w:i/>
          <w:sz w:val="24"/>
          <w:szCs w:val="24"/>
        </w:rPr>
        <w:t>,</w:t>
      </w:r>
      <w:r w:rsidR="0085267B" w:rsidRPr="0085267B">
        <w:rPr>
          <w:rFonts w:ascii="Times New Roman" w:hAnsi="Times New Roman"/>
          <w:i/>
          <w:sz w:val="24"/>
          <w:szCs w:val="24"/>
          <w:vertAlign w:val="subscript"/>
        </w:rPr>
        <w:t>min</w:t>
      </w:r>
      <w:proofErr w:type="spellEnd"/>
      <w:r w:rsidR="0085267B" w:rsidRPr="0085267B">
        <w:rPr>
          <w:rFonts w:ascii="Times New Roman" w:hAnsi="Times New Roman"/>
          <w:i/>
          <w:sz w:val="24"/>
          <w:szCs w:val="24"/>
          <w:vertAlign w:val="subscript"/>
        </w:rPr>
        <w:t xml:space="preserve">. </w:t>
      </w:r>
      <w:r w:rsidR="0085267B" w:rsidRPr="0085267B">
        <w:rPr>
          <w:rFonts w:ascii="Times New Roman" w:hAnsi="Times New Roman"/>
          <w:i/>
          <w:sz w:val="24"/>
          <w:szCs w:val="24"/>
        </w:rPr>
        <w:t>exposure</w:t>
      </w:r>
      <w:r w:rsidR="0085267B">
        <w:rPr>
          <w:rFonts w:ascii="Times New Roman" w:hAnsi="Times New Roman"/>
          <w:sz w:val="24"/>
          <w:szCs w:val="24"/>
        </w:rPr>
        <w:t xml:space="preserve"> </w:t>
      </w:r>
    </w:p>
    <w:p w14:paraId="7A1A1411" w14:textId="027D852D" w:rsidR="00E16778" w:rsidRDefault="00CB4BF3" w:rsidP="00EB1AAD">
      <w:pPr>
        <w:spacing w:line="480" w:lineRule="auto"/>
        <w:jc w:val="both"/>
        <w:rPr>
          <w:rFonts w:ascii="Times New Roman" w:hAnsi="Times New Roman" w:cs="Times New Roman"/>
          <w:sz w:val="24"/>
          <w:szCs w:val="24"/>
        </w:rPr>
      </w:pPr>
      <w:r w:rsidRPr="006F4607">
        <w:rPr>
          <w:rFonts w:ascii="Times New Roman" w:hAnsi="Times New Roman" w:cs="Times New Roman"/>
          <w:sz w:val="24"/>
          <w:szCs w:val="24"/>
        </w:rPr>
        <w:t>T</w:t>
      </w:r>
      <w:r w:rsidR="008A3D43" w:rsidRPr="006F4607">
        <w:rPr>
          <w:rFonts w:ascii="Times New Roman" w:hAnsi="Times New Roman" w:cs="Times New Roman"/>
          <w:sz w:val="24"/>
          <w:szCs w:val="24"/>
        </w:rPr>
        <w:t>he ‘</w:t>
      </w:r>
      <w:r w:rsidR="0085267B" w:rsidRPr="006F4607">
        <w:rPr>
          <w:rFonts w:ascii="Times New Roman" w:hAnsi="Times New Roman" w:cs="Times New Roman"/>
          <w:sz w:val="24"/>
          <w:szCs w:val="24"/>
        </w:rPr>
        <w:t>cumulat</w:t>
      </w:r>
      <w:r w:rsidR="008A3D43" w:rsidRPr="006F4607">
        <w:rPr>
          <w:rFonts w:ascii="Times New Roman" w:hAnsi="Times New Roman" w:cs="Times New Roman"/>
          <w:sz w:val="24"/>
          <w:szCs w:val="24"/>
        </w:rPr>
        <w:t>ive stress’</w:t>
      </w:r>
      <w:r w:rsidR="00216829" w:rsidRPr="006F4607">
        <w:rPr>
          <w:rFonts w:ascii="Times New Roman" w:hAnsi="Times New Roman" w:cs="Times New Roman"/>
          <w:sz w:val="24"/>
          <w:szCs w:val="24"/>
        </w:rPr>
        <w:t xml:space="preserve"> was defined as a </w:t>
      </w:r>
      <w:r w:rsidR="00216829" w:rsidRPr="005A0E70">
        <w:rPr>
          <w:rFonts w:ascii="Times New Roman" w:hAnsi="Times New Roman" w:cs="Times New Roman"/>
          <w:sz w:val="24"/>
          <w:szCs w:val="24"/>
        </w:rPr>
        <w:t>combination of magnitude and duration</w:t>
      </w:r>
      <w:r w:rsidR="008A3D43" w:rsidRPr="005A0E70">
        <w:rPr>
          <w:rFonts w:ascii="Times New Roman" w:hAnsi="Times New Roman" w:cs="Times New Roman"/>
          <w:sz w:val="24"/>
          <w:szCs w:val="24"/>
        </w:rPr>
        <w:t xml:space="preserve"> </w:t>
      </w:r>
      <w:r w:rsidR="00216829" w:rsidRPr="005A0E70">
        <w:rPr>
          <w:rFonts w:ascii="Times New Roman" w:hAnsi="Times New Roman" w:cs="Times New Roman"/>
          <w:sz w:val="24"/>
          <w:szCs w:val="24"/>
        </w:rPr>
        <w:t xml:space="preserve">at which the </w:t>
      </w:r>
      <w:r w:rsidR="00216829" w:rsidRPr="0058163C">
        <w:rPr>
          <w:rFonts w:ascii="Times New Roman" w:hAnsi="Times New Roman" w:cs="Times New Roman"/>
          <w:color w:val="000000" w:themeColor="text1"/>
          <w:sz w:val="24"/>
          <w:szCs w:val="24"/>
        </w:rPr>
        <w:t>greatest Type III dissolution occur</w:t>
      </w:r>
      <w:r w:rsidR="008C0F86" w:rsidRPr="0058163C">
        <w:rPr>
          <w:rFonts w:ascii="Times New Roman" w:hAnsi="Times New Roman" w:cs="Times New Roman"/>
          <w:color w:val="000000" w:themeColor="text1"/>
          <w:sz w:val="24"/>
          <w:szCs w:val="24"/>
        </w:rPr>
        <w:t>red within a cohort year</w:t>
      </w:r>
      <w:r w:rsidR="006F4607" w:rsidRPr="0058163C">
        <w:rPr>
          <w:rFonts w:ascii="Times New Roman" w:hAnsi="Times New Roman" w:cs="Times New Roman"/>
          <w:color w:val="000000" w:themeColor="text1"/>
          <w:sz w:val="24"/>
          <w:szCs w:val="24"/>
        </w:rPr>
        <w:t xml:space="preserve"> (equation 2, Figure 7)</w:t>
      </w:r>
      <w:r w:rsidR="00216829" w:rsidRPr="0058163C">
        <w:rPr>
          <w:rFonts w:ascii="Times New Roman" w:hAnsi="Times New Roman" w:cs="Times New Roman"/>
          <w:color w:val="000000" w:themeColor="text1"/>
          <w:sz w:val="24"/>
          <w:szCs w:val="24"/>
        </w:rPr>
        <w:t xml:space="preserve">. </w:t>
      </w:r>
      <w:r w:rsidR="0095234C" w:rsidRPr="0058163C">
        <w:rPr>
          <w:rFonts w:ascii="Times New Roman" w:hAnsi="Times New Roman" w:cs="Times New Roman"/>
          <w:color w:val="000000" w:themeColor="text1"/>
          <w:sz w:val="24"/>
          <w:szCs w:val="24"/>
          <w:shd w:val="clear" w:color="auto" w:fill="FFFFFF"/>
        </w:rPr>
        <w:t>when conditions were under-saturated below </w:t>
      </w:r>
      <w:proofErr w:type="spellStart"/>
      <w:r w:rsidR="0095234C" w:rsidRPr="0058163C">
        <w:rPr>
          <w:rStyle w:val="mi"/>
          <w:rFonts w:ascii="Times New Roman" w:hAnsi="Times New Roman" w:cs="Times New Roman"/>
          <w:color w:val="000000" w:themeColor="text1"/>
          <w:sz w:val="24"/>
          <w:szCs w:val="24"/>
          <w:bdr w:val="none" w:sz="0" w:space="0" w:color="auto" w:frame="1"/>
          <w:shd w:val="clear" w:color="auto" w:fill="FFFFFF"/>
        </w:rPr>
        <w:t>Ω</w:t>
      </w:r>
      <w:r w:rsidR="0095234C" w:rsidRPr="000C78BD">
        <w:rPr>
          <w:rStyle w:val="mi"/>
          <w:rFonts w:ascii="Times New Roman" w:hAnsi="Times New Roman" w:cs="Times New Roman"/>
          <w:color w:val="000000" w:themeColor="text1"/>
          <w:sz w:val="24"/>
          <w:szCs w:val="24"/>
          <w:bdr w:val="none" w:sz="0" w:space="0" w:color="auto" w:frame="1"/>
          <w:shd w:val="clear" w:color="auto" w:fill="FFFFFF"/>
          <w:vertAlign w:val="subscript"/>
        </w:rPr>
        <w:t>crit</w:t>
      </w:r>
      <w:proofErr w:type="spellEnd"/>
      <w:r w:rsidR="0095234C" w:rsidRPr="0058163C">
        <w:rPr>
          <w:rStyle w:val="mo"/>
          <w:rFonts w:ascii="Times New Roman" w:hAnsi="Times New Roman" w:cs="Times New Roman"/>
          <w:color w:val="000000" w:themeColor="text1"/>
          <w:sz w:val="24"/>
          <w:szCs w:val="24"/>
          <w:bdr w:val="none" w:sz="0" w:space="0" w:color="auto" w:frame="1"/>
          <w:shd w:val="clear" w:color="auto" w:fill="FFFFFF"/>
        </w:rPr>
        <w:t>=</w:t>
      </w:r>
      <w:r w:rsidR="0095234C" w:rsidRPr="0058163C">
        <w:rPr>
          <w:rStyle w:val="mn"/>
          <w:rFonts w:ascii="Times New Roman" w:hAnsi="Times New Roman" w:cs="Times New Roman"/>
          <w:color w:val="000000" w:themeColor="text1"/>
          <w:sz w:val="24"/>
          <w:szCs w:val="24"/>
          <w:bdr w:val="none" w:sz="0" w:space="0" w:color="auto" w:frame="1"/>
          <w:shd w:val="clear" w:color="auto" w:fill="FFFFFF"/>
        </w:rPr>
        <w:t>1</w:t>
      </w:r>
      <w:r w:rsidR="0095234C" w:rsidRPr="0058163C">
        <w:rPr>
          <w:rStyle w:val="mjxassistivemathml"/>
          <w:rFonts w:ascii="Times New Roman" w:hAnsi="Times New Roman" w:cs="Times New Roman"/>
          <w:color w:val="000000" w:themeColor="text1"/>
          <w:sz w:val="24"/>
          <w:szCs w:val="24"/>
          <w:bdr w:val="none" w:sz="0" w:space="0" w:color="auto" w:frame="1"/>
          <w:shd w:val="clear" w:color="auto" w:fill="FFFFFF"/>
        </w:rPr>
        <w:t>.</w:t>
      </w:r>
      <w:r w:rsidR="0095234C" w:rsidRPr="0058163C">
        <w:rPr>
          <w:rStyle w:val="mjxassistivemathml"/>
          <w:rFonts w:ascii="Helvetica" w:hAnsi="Helvetica"/>
          <w:color w:val="000000" w:themeColor="text1"/>
          <w:sz w:val="21"/>
          <w:szCs w:val="21"/>
          <w:bdr w:val="none" w:sz="0" w:space="0" w:color="auto" w:frame="1"/>
          <w:shd w:val="clear" w:color="auto" w:fill="FFFFFF"/>
        </w:rPr>
        <w:t xml:space="preserve"> </w:t>
      </w:r>
      <w:r w:rsidR="00E16778">
        <w:rPr>
          <w:rFonts w:ascii="Times New Roman" w:hAnsi="Times New Roman" w:cs="Times New Roman"/>
          <w:sz w:val="24"/>
          <w:szCs w:val="24"/>
        </w:rPr>
        <w:t xml:space="preserve">Such model of ‘cumulative stress’ over seasonal scales provide the evidence of temporal evolutions of cumulative shell dissolution where dissolution thresholds </w:t>
      </w:r>
      <w:r w:rsidR="0095234C">
        <w:rPr>
          <w:rFonts w:ascii="Times New Roman" w:hAnsi="Times New Roman" w:cs="Times New Roman"/>
          <w:sz w:val="24"/>
          <w:szCs w:val="24"/>
        </w:rPr>
        <w:t xml:space="preserve">are crossed, which was not feasible to estimate with the other </w:t>
      </w:r>
      <w:r w:rsidR="00DB4375">
        <w:rPr>
          <w:rFonts w:ascii="Times New Roman" w:hAnsi="Times New Roman" w:cs="Times New Roman"/>
          <w:sz w:val="24"/>
          <w:szCs w:val="24"/>
        </w:rPr>
        <w:t>(beforementioned) models.</w:t>
      </w:r>
    </w:p>
    <w:p w14:paraId="13E762BA" w14:textId="16050337" w:rsidR="008A3D43" w:rsidRDefault="00216829" w:rsidP="00EB1AAD">
      <w:pPr>
        <w:spacing w:line="480" w:lineRule="auto"/>
        <w:jc w:val="both"/>
        <w:rPr>
          <w:rFonts w:ascii="Times New Roman" w:hAnsi="Times New Roman" w:cs="Times New Roman"/>
          <w:sz w:val="24"/>
          <w:szCs w:val="24"/>
        </w:rPr>
      </w:pPr>
      <w:r w:rsidRPr="006F4607">
        <w:rPr>
          <w:rFonts w:ascii="Times New Roman" w:hAnsi="Times New Roman" w:cs="Times New Roman"/>
          <w:sz w:val="24"/>
          <w:szCs w:val="24"/>
        </w:rPr>
        <w:lastRenderedPageBreak/>
        <w:t>The</w:t>
      </w:r>
      <w:r>
        <w:rPr>
          <w:rFonts w:ascii="Times New Roman" w:hAnsi="Times New Roman" w:cs="Times New Roman"/>
          <w:sz w:val="24"/>
          <w:szCs w:val="24"/>
        </w:rPr>
        <w:t xml:space="preserve"> magnitude of cumulative stress exposure was strongly correlated with the Type III dissolution</w:t>
      </w:r>
      <w:r w:rsidRPr="00216829">
        <w:rPr>
          <w:rFonts w:ascii="Times New Roman" w:hAnsi="Times New Roman" w:cs="Times New Roman"/>
          <w:sz w:val="24"/>
          <w:szCs w:val="24"/>
        </w:rPr>
        <w:t xml:space="preserve"> </w:t>
      </w:r>
      <w:r>
        <w:rPr>
          <w:rFonts w:ascii="Times New Roman" w:hAnsi="Times New Roman" w:cs="Times New Roman"/>
          <w:sz w:val="24"/>
          <w:szCs w:val="24"/>
        </w:rPr>
        <w:t xml:space="preserve">with the cumulative </w:t>
      </w:r>
      <w:r w:rsidRPr="00CB4BF3">
        <w:rPr>
          <w:rFonts w:ascii="Times New Roman" w:hAnsi="Times New Roman" w:cs="Times New Roman"/>
          <w:sz w:val="24"/>
          <w:szCs w:val="24"/>
        </w:rPr>
        <w:t xml:space="preserve">stress </w:t>
      </w:r>
      <w:r>
        <w:rPr>
          <w:rFonts w:ascii="Times New Roman" w:hAnsi="Times New Roman" w:cs="Times New Roman"/>
          <w:sz w:val="24"/>
          <w:szCs w:val="24"/>
        </w:rPr>
        <w:t>either increasing</w:t>
      </w:r>
      <w:r w:rsidR="006F4607">
        <w:rPr>
          <w:rFonts w:ascii="Times New Roman" w:hAnsi="Times New Roman" w:cs="Times New Roman"/>
          <w:sz w:val="24"/>
          <w:szCs w:val="24"/>
        </w:rPr>
        <w:t xml:space="preserve"> (e.g., stations 12, 402, top plot, Figure 7)</w:t>
      </w:r>
      <w:r>
        <w:rPr>
          <w:rFonts w:ascii="Times New Roman" w:hAnsi="Times New Roman" w:cs="Times New Roman"/>
          <w:sz w:val="24"/>
          <w:szCs w:val="24"/>
        </w:rPr>
        <w:t>, or</w:t>
      </w:r>
      <w:r w:rsidRPr="00CB4BF3">
        <w:rPr>
          <w:rFonts w:ascii="Times New Roman" w:hAnsi="Times New Roman" w:cs="Times New Roman"/>
          <w:sz w:val="24"/>
          <w:szCs w:val="24"/>
        </w:rPr>
        <w:t xml:space="preserve"> remain</w:t>
      </w:r>
      <w:r>
        <w:rPr>
          <w:rFonts w:ascii="Times New Roman" w:hAnsi="Times New Roman" w:cs="Times New Roman"/>
          <w:sz w:val="24"/>
          <w:szCs w:val="24"/>
        </w:rPr>
        <w:t>ing</w:t>
      </w:r>
      <w:r w:rsidRPr="00CB4BF3">
        <w:rPr>
          <w:rFonts w:ascii="Times New Roman" w:hAnsi="Times New Roman" w:cs="Times New Roman"/>
          <w:sz w:val="24"/>
          <w:szCs w:val="24"/>
        </w:rPr>
        <w:t xml:space="preserve"> </w:t>
      </w:r>
      <w:r w:rsidR="008A3D43">
        <w:rPr>
          <w:rFonts w:ascii="Times New Roman" w:hAnsi="Times New Roman" w:cs="Times New Roman"/>
          <w:sz w:val="24"/>
          <w:szCs w:val="24"/>
        </w:rPr>
        <w:t>unchanged throughout the season from July to next April</w:t>
      </w:r>
      <w:r w:rsidR="006F4607">
        <w:rPr>
          <w:rFonts w:ascii="Times New Roman" w:hAnsi="Times New Roman" w:cs="Times New Roman"/>
          <w:sz w:val="24"/>
          <w:szCs w:val="24"/>
        </w:rPr>
        <w:t xml:space="preserve"> (e.g., station 8, top plot, Figure 7)</w:t>
      </w:r>
      <w:r w:rsidR="008A3D43">
        <w:rPr>
          <w:rFonts w:ascii="Times New Roman" w:hAnsi="Times New Roman" w:cs="Times New Roman"/>
          <w:sz w:val="24"/>
          <w:szCs w:val="24"/>
        </w:rPr>
        <w:t>.</w:t>
      </w:r>
      <w:r>
        <w:rPr>
          <w:rFonts w:ascii="Times New Roman" w:hAnsi="Times New Roman" w:cs="Times New Roman"/>
          <w:sz w:val="24"/>
          <w:szCs w:val="24"/>
        </w:rPr>
        <w:t xml:space="preserve"> </w:t>
      </w:r>
      <w:r w:rsidR="008A3D43">
        <w:rPr>
          <w:rFonts w:ascii="Times New Roman" w:hAnsi="Times New Roman" w:cs="Times New Roman"/>
          <w:sz w:val="24"/>
          <w:szCs w:val="24"/>
        </w:rPr>
        <w:t>As a general pattern, c</w:t>
      </w:r>
      <w:r>
        <w:rPr>
          <w:rFonts w:ascii="Times New Roman" w:hAnsi="Times New Roman" w:cs="Times New Roman"/>
          <w:sz w:val="24"/>
          <w:szCs w:val="24"/>
        </w:rPr>
        <w:t xml:space="preserve">umulative stress </w:t>
      </w:r>
      <w:r w:rsidR="00C04C18">
        <w:rPr>
          <w:rFonts w:ascii="Times New Roman" w:hAnsi="Times New Roman" w:cs="Times New Roman"/>
          <w:sz w:val="24"/>
          <w:szCs w:val="24"/>
        </w:rPr>
        <w:t>show</w:t>
      </w:r>
      <w:r w:rsidR="008A3D43">
        <w:rPr>
          <w:rFonts w:ascii="Times New Roman" w:hAnsi="Times New Roman" w:cs="Times New Roman"/>
          <w:sz w:val="24"/>
          <w:szCs w:val="24"/>
        </w:rPr>
        <w:t xml:space="preserve">ed increased </w:t>
      </w:r>
      <w:r w:rsidR="00C04C18">
        <w:rPr>
          <w:rFonts w:ascii="Times New Roman" w:hAnsi="Times New Roman" w:cs="Times New Roman"/>
          <w:sz w:val="24"/>
          <w:szCs w:val="24"/>
        </w:rPr>
        <w:t>cumulative</w:t>
      </w:r>
      <w:r>
        <w:rPr>
          <w:rFonts w:ascii="Times New Roman" w:hAnsi="Times New Roman" w:cs="Times New Roman"/>
          <w:sz w:val="24"/>
          <w:szCs w:val="24"/>
        </w:rPr>
        <w:t xml:space="preserve"> stress through</w:t>
      </w:r>
      <w:r w:rsidR="006F4607">
        <w:rPr>
          <w:rFonts w:ascii="Times New Roman" w:hAnsi="Times New Roman" w:cs="Times New Roman"/>
          <w:sz w:val="24"/>
          <w:szCs w:val="24"/>
        </w:rPr>
        <w:t xml:space="preserve">out the </w:t>
      </w:r>
      <w:r w:rsidR="008A3D43">
        <w:rPr>
          <w:rFonts w:ascii="Times New Roman" w:hAnsi="Times New Roman" w:cs="Times New Roman"/>
          <w:sz w:val="24"/>
          <w:szCs w:val="24"/>
        </w:rPr>
        <w:t>time period, with</w:t>
      </w:r>
      <w:r>
        <w:rPr>
          <w:rFonts w:ascii="Times New Roman" w:hAnsi="Times New Roman" w:cs="Times New Roman"/>
          <w:sz w:val="24"/>
          <w:szCs w:val="24"/>
        </w:rPr>
        <w:t xml:space="preserve"> organisms experiencing the</w:t>
      </w:r>
      <w:r w:rsidR="00CB4BF3">
        <w:rPr>
          <w:rFonts w:ascii="Times New Roman" w:hAnsi="Times New Roman" w:cs="Times New Roman"/>
          <w:sz w:val="24"/>
          <w:szCs w:val="24"/>
        </w:rPr>
        <w:t xml:space="preserve"> </w:t>
      </w:r>
      <w:r w:rsidR="008A3D43">
        <w:rPr>
          <w:rFonts w:ascii="Times New Roman" w:hAnsi="Times New Roman" w:cs="Times New Roman"/>
          <w:sz w:val="24"/>
          <w:szCs w:val="24"/>
        </w:rPr>
        <w:t xml:space="preserve">lowest stress </w:t>
      </w:r>
      <w:r w:rsidR="00CB4BF3">
        <w:rPr>
          <w:rFonts w:ascii="Times New Roman" w:hAnsi="Times New Roman" w:cs="Times New Roman"/>
          <w:sz w:val="24"/>
          <w:szCs w:val="24"/>
        </w:rPr>
        <w:t xml:space="preserve">severity </w:t>
      </w:r>
      <w:r>
        <w:rPr>
          <w:rFonts w:ascii="Times New Roman" w:hAnsi="Times New Roman" w:cs="Times New Roman"/>
          <w:sz w:val="24"/>
          <w:szCs w:val="24"/>
        </w:rPr>
        <w:t>in</w:t>
      </w:r>
      <w:r w:rsidR="008A3D43">
        <w:rPr>
          <w:rFonts w:ascii="Times New Roman" w:hAnsi="Times New Roman" w:cs="Times New Roman"/>
          <w:sz w:val="24"/>
          <w:szCs w:val="24"/>
        </w:rPr>
        <w:t xml:space="preserve"> the summer (level 0)</w:t>
      </w:r>
      <w:r w:rsidR="006F4607">
        <w:rPr>
          <w:rFonts w:ascii="Times New Roman" w:hAnsi="Times New Roman" w:cs="Times New Roman"/>
          <w:sz w:val="24"/>
          <w:szCs w:val="24"/>
        </w:rPr>
        <w:t xml:space="preserve"> </w:t>
      </w:r>
      <w:r w:rsidR="008A3D43">
        <w:rPr>
          <w:rFonts w:ascii="Times New Roman" w:hAnsi="Times New Roman" w:cs="Times New Roman"/>
          <w:sz w:val="24"/>
          <w:szCs w:val="24"/>
        </w:rPr>
        <w:t xml:space="preserve">which increases to Sept to </w:t>
      </w:r>
      <w:r w:rsidR="006F4607">
        <w:rPr>
          <w:rFonts w:ascii="Times New Roman" w:hAnsi="Times New Roman" w:cs="Times New Roman"/>
          <w:sz w:val="24"/>
          <w:szCs w:val="24"/>
        </w:rPr>
        <w:t>stress estimates greater than</w:t>
      </w:r>
      <w:r w:rsidR="008A3D43">
        <w:rPr>
          <w:rFonts w:ascii="Times New Roman" w:hAnsi="Times New Roman" w:cs="Times New Roman"/>
          <w:sz w:val="24"/>
          <w:szCs w:val="24"/>
        </w:rPr>
        <w:t xml:space="preserve"> 1 and Apri</w:t>
      </w:r>
      <w:r w:rsidR="006F4607">
        <w:rPr>
          <w:rFonts w:ascii="Times New Roman" w:hAnsi="Times New Roman" w:cs="Times New Roman"/>
          <w:sz w:val="24"/>
          <w:szCs w:val="24"/>
        </w:rPr>
        <w:t>l with some stress estimates close to 2 (e.g., stations 12, 402)</w:t>
      </w:r>
      <w:r>
        <w:rPr>
          <w:rFonts w:ascii="Times New Roman" w:hAnsi="Times New Roman" w:cs="Times New Roman"/>
          <w:sz w:val="24"/>
          <w:szCs w:val="24"/>
        </w:rPr>
        <w:t>.</w:t>
      </w:r>
      <w:r w:rsidR="006A1EBF">
        <w:rPr>
          <w:rFonts w:ascii="Times New Roman" w:hAnsi="Times New Roman" w:cs="Times New Roman"/>
          <w:sz w:val="24"/>
          <w:szCs w:val="24"/>
        </w:rPr>
        <w:t xml:space="preserve">  Significant associations were observed between the cumulative stress magnitude and amount of type III dissolution </w:t>
      </w:r>
      <w:del w:id="10" w:author="Marcus Beck" w:date="2019-03-25T18:52:00Z">
        <w:r w:rsidR="006A1EBF" w:rsidDel="00DD1E5A">
          <w:rPr>
            <w:rFonts w:ascii="Times New Roman" w:hAnsi="Times New Roman" w:cs="Times New Roman"/>
            <w:sz w:val="24"/>
            <w:szCs w:val="24"/>
          </w:rPr>
          <w:delText>for the 2014 and 2015</w:delText>
        </w:r>
      </w:del>
      <w:ins w:id="11" w:author="Marcus Beck" w:date="2019-03-25T18:52:00Z">
        <w:r w:rsidR="00DD1E5A">
          <w:rPr>
            <w:rFonts w:ascii="Times New Roman" w:hAnsi="Times New Roman" w:cs="Times New Roman"/>
            <w:sz w:val="24"/>
            <w:szCs w:val="24"/>
          </w:rPr>
          <w:t>across</w:t>
        </w:r>
      </w:ins>
      <w:r w:rsidR="006A1EBF">
        <w:rPr>
          <w:rFonts w:ascii="Times New Roman" w:hAnsi="Times New Roman" w:cs="Times New Roman"/>
          <w:sz w:val="24"/>
          <w:szCs w:val="24"/>
        </w:rPr>
        <w:t xml:space="preserve"> cohort years (linear model p </w:t>
      </w:r>
      <w:del w:id="12" w:author="Marcus Beck" w:date="2019-03-25T18:52:00Z">
        <w:r w:rsidR="006A1EBF" w:rsidDel="00DD1E5A">
          <w:rPr>
            <w:rFonts w:ascii="Times New Roman" w:hAnsi="Times New Roman" w:cs="Times New Roman"/>
            <w:sz w:val="24"/>
            <w:szCs w:val="24"/>
          </w:rPr>
          <w:delText>= 0.046</w:delText>
        </w:r>
      </w:del>
      <w:ins w:id="13" w:author="Marcus Beck" w:date="2019-03-25T18:52:00Z">
        <w:r w:rsidR="00DD1E5A">
          <w:rPr>
            <w:rFonts w:ascii="Times New Roman" w:hAnsi="Times New Roman" w:cs="Times New Roman"/>
            <w:sz w:val="24"/>
            <w:szCs w:val="24"/>
          </w:rPr>
          <w:t>&lt; 0.001</w:t>
        </w:r>
      </w:ins>
      <w:r w:rsidR="006A1EBF">
        <w:rPr>
          <w:rFonts w:ascii="Times New Roman" w:hAnsi="Times New Roman" w:cs="Times New Roman"/>
          <w:sz w:val="24"/>
          <w:szCs w:val="24"/>
        </w:rPr>
        <w:t>, R</w:t>
      </w:r>
      <w:r w:rsidR="006A1EBF" w:rsidRPr="005A0E70">
        <w:rPr>
          <w:rFonts w:ascii="Times New Roman" w:hAnsi="Times New Roman" w:cs="Times New Roman"/>
          <w:sz w:val="24"/>
          <w:szCs w:val="24"/>
          <w:vertAlign w:val="superscript"/>
        </w:rPr>
        <w:t>2</w:t>
      </w:r>
      <w:r w:rsidR="006A1EBF">
        <w:rPr>
          <w:rFonts w:ascii="Times New Roman" w:hAnsi="Times New Roman" w:cs="Times New Roman"/>
          <w:sz w:val="24"/>
          <w:szCs w:val="24"/>
        </w:rPr>
        <w:t xml:space="preserve"> = 0.</w:t>
      </w:r>
      <w:del w:id="14" w:author="Marcus Beck" w:date="2019-03-25T18:51:00Z">
        <w:r w:rsidR="006A1EBF" w:rsidDel="0090761A">
          <w:rPr>
            <w:rFonts w:ascii="Times New Roman" w:hAnsi="Times New Roman" w:cs="Times New Roman"/>
            <w:sz w:val="24"/>
            <w:szCs w:val="24"/>
          </w:rPr>
          <w:delText>19</w:delText>
        </w:r>
      </w:del>
      <w:ins w:id="15" w:author="Marcus Beck" w:date="2019-03-25T18:51:00Z">
        <w:r w:rsidR="0090761A">
          <w:rPr>
            <w:rFonts w:ascii="Times New Roman" w:hAnsi="Times New Roman" w:cs="Times New Roman"/>
            <w:sz w:val="24"/>
            <w:szCs w:val="24"/>
          </w:rPr>
          <w:t>3</w:t>
        </w:r>
        <w:r w:rsidR="00DD1E5A">
          <w:rPr>
            <w:rFonts w:ascii="Times New Roman" w:hAnsi="Times New Roman" w:cs="Times New Roman"/>
            <w:sz w:val="24"/>
            <w:szCs w:val="24"/>
          </w:rPr>
          <w:t>1</w:t>
        </w:r>
      </w:ins>
      <w:ins w:id="16" w:author="Marcus Beck" w:date="2019-03-25T18:52:00Z">
        <w:r w:rsidR="00DD1E5A">
          <w:rPr>
            <w:rFonts w:ascii="Times New Roman" w:hAnsi="Times New Roman" w:cs="Times New Roman"/>
            <w:sz w:val="24"/>
            <w:szCs w:val="24"/>
          </w:rPr>
          <w:t xml:space="preserve"> for all years;</w:t>
        </w:r>
      </w:ins>
      <w:del w:id="17" w:author="Marcus Beck" w:date="2019-03-25T18:52:00Z">
        <w:r w:rsidR="006A1EBF" w:rsidDel="00DD1E5A">
          <w:rPr>
            <w:rFonts w:ascii="Times New Roman" w:hAnsi="Times New Roman" w:cs="Times New Roman"/>
            <w:sz w:val="24"/>
            <w:szCs w:val="24"/>
          </w:rPr>
          <w:delText>,</w:delText>
        </w:r>
      </w:del>
      <w:r w:rsidR="006A1EBF">
        <w:rPr>
          <w:rFonts w:ascii="Times New Roman" w:hAnsi="Times New Roman" w:cs="Times New Roman"/>
          <w:sz w:val="24"/>
          <w:szCs w:val="24"/>
        </w:rPr>
        <w:t xml:space="preserve"> p &lt; 0.001, R</w:t>
      </w:r>
      <w:r w:rsidR="006A1EBF" w:rsidRPr="005A0E70">
        <w:rPr>
          <w:rFonts w:ascii="Times New Roman" w:hAnsi="Times New Roman" w:cs="Times New Roman"/>
          <w:sz w:val="24"/>
          <w:szCs w:val="24"/>
          <w:vertAlign w:val="superscript"/>
        </w:rPr>
        <w:t>2</w:t>
      </w:r>
      <w:r w:rsidR="006A1EBF">
        <w:rPr>
          <w:rFonts w:ascii="Times New Roman" w:hAnsi="Times New Roman" w:cs="Times New Roman"/>
          <w:sz w:val="24"/>
          <w:szCs w:val="24"/>
        </w:rPr>
        <w:t xml:space="preserve"> = 0.4</w:t>
      </w:r>
      <w:ins w:id="18" w:author="Marcus Beck" w:date="2019-03-25T18:52:00Z">
        <w:r w:rsidR="00DD1E5A">
          <w:rPr>
            <w:rFonts w:ascii="Times New Roman" w:hAnsi="Times New Roman" w:cs="Times New Roman"/>
            <w:sz w:val="24"/>
            <w:szCs w:val="24"/>
          </w:rPr>
          <w:t>6</w:t>
        </w:r>
      </w:ins>
      <w:del w:id="19" w:author="Marcus Beck" w:date="2019-03-25T18:52:00Z">
        <w:r w:rsidR="006A1EBF" w:rsidDel="00DD1E5A">
          <w:rPr>
            <w:rFonts w:ascii="Times New Roman" w:hAnsi="Times New Roman" w:cs="Times New Roman"/>
            <w:sz w:val="24"/>
            <w:szCs w:val="24"/>
          </w:rPr>
          <w:delText>8</w:delText>
        </w:r>
      </w:del>
      <w:ins w:id="20" w:author="Marcus Beck" w:date="2019-03-25T18:52:00Z">
        <w:r w:rsidR="00DD1E5A">
          <w:rPr>
            <w:rFonts w:ascii="Times New Roman" w:hAnsi="Times New Roman" w:cs="Times New Roman"/>
            <w:sz w:val="24"/>
            <w:szCs w:val="24"/>
          </w:rPr>
          <w:t xml:space="preserve"> excluding 2016</w:t>
        </w:r>
      </w:ins>
      <w:del w:id="21" w:author="Marcus Beck" w:date="2019-03-25T18:52:00Z">
        <w:r w:rsidR="006A1EBF" w:rsidDel="00DD1E5A">
          <w:rPr>
            <w:rFonts w:ascii="Times New Roman" w:hAnsi="Times New Roman" w:cs="Times New Roman"/>
            <w:sz w:val="24"/>
            <w:szCs w:val="24"/>
          </w:rPr>
          <w:delText>, respectively</w:delText>
        </w:r>
      </w:del>
      <w:ins w:id="22" w:author="Marcus Beck" w:date="2019-03-25T18:52:00Z">
        <w:r w:rsidR="00DD1E5A">
          <w:rPr>
            <w:rFonts w:ascii="Times New Roman" w:hAnsi="Times New Roman" w:cs="Times New Roman"/>
            <w:sz w:val="24"/>
            <w:szCs w:val="24"/>
          </w:rPr>
          <w:t>;</w:t>
        </w:r>
      </w:ins>
      <w:ins w:id="23" w:author="Marcus Beck" w:date="2019-03-25T18:51:00Z">
        <w:r w:rsidR="0090761A">
          <w:rPr>
            <w:rFonts w:ascii="Times New Roman" w:hAnsi="Times New Roman" w:cs="Times New Roman"/>
            <w:sz w:val="24"/>
            <w:szCs w:val="24"/>
          </w:rPr>
          <w:t xml:space="preserve"> Table 3</w:t>
        </w:r>
      </w:ins>
      <w:r w:rsidR="006A1EBF">
        <w:rPr>
          <w:rFonts w:ascii="Times New Roman" w:hAnsi="Times New Roman" w:cs="Times New Roman"/>
          <w:sz w:val="24"/>
          <w:szCs w:val="24"/>
        </w:rPr>
        <w:t xml:space="preserve">).  </w:t>
      </w:r>
      <w:del w:id="24" w:author="Marcus Beck" w:date="2019-03-25T18:52:00Z">
        <w:r w:rsidR="006A1EBF" w:rsidDel="00DD1E5A">
          <w:rPr>
            <w:rFonts w:ascii="Times New Roman" w:hAnsi="Times New Roman" w:cs="Times New Roman"/>
            <w:sz w:val="24"/>
            <w:szCs w:val="24"/>
          </w:rPr>
          <w:delText xml:space="preserve">The 2016 model was not significant likely due to </w:delText>
        </w:r>
        <w:r w:rsidR="008C0F86" w:rsidDel="00DD1E5A">
          <w:rPr>
            <w:rFonts w:ascii="Times New Roman" w:hAnsi="Times New Roman" w:cs="Times New Roman"/>
            <w:sz w:val="24"/>
            <w:szCs w:val="24"/>
          </w:rPr>
          <w:delText xml:space="preserve">April </w:delText>
        </w:r>
        <w:r w:rsidR="006A1EBF" w:rsidDel="00DD1E5A">
          <w:rPr>
            <w:rFonts w:ascii="Times New Roman" w:hAnsi="Times New Roman" w:cs="Times New Roman"/>
            <w:sz w:val="24"/>
            <w:szCs w:val="24"/>
          </w:rPr>
          <w:delText>observations missing for the cohort year.</w:delText>
        </w:r>
      </w:del>
      <w:ins w:id="25" w:author="Marcus Beck" w:date="2019-03-25T18:52:00Z">
        <w:r w:rsidR="00DD1E5A">
          <w:rPr>
            <w:rFonts w:ascii="Times New Roman" w:hAnsi="Times New Roman" w:cs="Times New Roman"/>
            <w:sz w:val="24"/>
            <w:szCs w:val="24"/>
          </w:rPr>
          <w:t>Th</w:t>
        </w:r>
      </w:ins>
      <w:ins w:id="26" w:author="Marcus Beck" w:date="2019-03-25T18:53:00Z">
        <w:r w:rsidR="00DD1E5A">
          <w:rPr>
            <w:rFonts w:ascii="Times New Roman" w:hAnsi="Times New Roman" w:cs="Times New Roman"/>
            <w:sz w:val="24"/>
            <w:szCs w:val="24"/>
          </w:rPr>
          <w:t>ere were no significant interactions between cumulative stress and cohort years indicating a uniform response of dissolution between years.</w:t>
        </w:r>
      </w:ins>
      <w:bookmarkStart w:id="27" w:name="_GoBack"/>
      <w:bookmarkEnd w:id="27"/>
    </w:p>
    <w:p w14:paraId="73C37542" w14:textId="77777777" w:rsidR="001519B4" w:rsidRDefault="001519B4" w:rsidP="00EB1AAD">
      <w:pPr>
        <w:spacing w:line="480" w:lineRule="auto"/>
        <w:jc w:val="both"/>
        <w:rPr>
          <w:rFonts w:ascii="Times New Roman" w:hAnsi="Times New Roman" w:cs="Times New Roman"/>
          <w:sz w:val="24"/>
          <w:szCs w:val="24"/>
        </w:rPr>
      </w:pPr>
    </w:p>
    <w:p w14:paraId="1A89E50B" w14:textId="165BC676" w:rsidR="00AE5363" w:rsidRDefault="00CE2028" w:rsidP="00EB1AAD">
      <w:pPr>
        <w:spacing w:line="480" w:lineRule="auto"/>
        <w:jc w:val="both"/>
        <w:rPr>
          <w:rFonts w:ascii="Times New Roman" w:hAnsi="Times New Roman"/>
          <w:b/>
          <w:sz w:val="32"/>
          <w:szCs w:val="32"/>
        </w:rPr>
      </w:pPr>
      <w:bookmarkStart w:id="28" w:name="_Hlk4060722"/>
      <w:r w:rsidRPr="008A3D43">
        <w:rPr>
          <w:rFonts w:ascii="Times New Roman" w:hAnsi="Times New Roman"/>
          <w:b/>
          <w:sz w:val="32"/>
          <w:szCs w:val="32"/>
        </w:rPr>
        <w:t>Discussion</w:t>
      </w:r>
    </w:p>
    <w:p w14:paraId="3AD4EDEE" w14:textId="43C632C3" w:rsidR="0075098D" w:rsidRDefault="0075098D" w:rsidP="00EB1AAD">
      <w:pPr>
        <w:autoSpaceDE w:val="0"/>
        <w:autoSpaceDN w:val="0"/>
        <w:adjustRightInd w:val="0"/>
        <w:spacing w:after="0" w:line="480" w:lineRule="auto"/>
        <w:jc w:val="both"/>
        <w:rPr>
          <w:rFonts w:ascii="Times New Roman" w:hAnsi="Times New Roman" w:cs="Times New Roman"/>
          <w:sz w:val="24"/>
          <w:szCs w:val="24"/>
        </w:rPr>
      </w:pPr>
      <w:r w:rsidRPr="00B61B2A">
        <w:rPr>
          <w:rFonts w:ascii="Times New Roman" w:hAnsi="Times New Roman"/>
          <w:sz w:val="24"/>
          <w:szCs w:val="24"/>
        </w:rPr>
        <w:t xml:space="preserve">Addressing current and future species responses due to estuarine acidification in their natural environment is still largely lacking.  </w:t>
      </w:r>
      <w:r w:rsidR="00C04C18" w:rsidRPr="00B61B2A">
        <w:rPr>
          <w:rFonts w:ascii="Times New Roman" w:hAnsi="Times New Roman" w:cs="Times New Roman"/>
          <w:sz w:val="24"/>
          <w:szCs w:val="24"/>
        </w:rPr>
        <w:t>Biological impacts of e</w:t>
      </w:r>
      <w:r w:rsidR="004125B7" w:rsidRPr="00B61B2A">
        <w:rPr>
          <w:rFonts w:ascii="Times New Roman" w:hAnsi="Times New Roman" w:cs="Times New Roman"/>
          <w:sz w:val="24"/>
          <w:szCs w:val="24"/>
        </w:rPr>
        <w:t xml:space="preserve">stuarine acidification has so far been neglected </w:t>
      </w:r>
      <w:r w:rsidR="00C04C18" w:rsidRPr="00B61B2A">
        <w:rPr>
          <w:rFonts w:ascii="Times New Roman" w:hAnsi="Times New Roman" w:cs="Times New Roman"/>
          <w:sz w:val="24"/>
          <w:szCs w:val="24"/>
        </w:rPr>
        <w:t xml:space="preserve">because of the expectations that </w:t>
      </w:r>
      <w:r w:rsidR="008A3D43" w:rsidRPr="00B61B2A">
        <w:rPr>
          <w:rFonts w:ascii="Times New Roman" w:hAnsi="Times New Roman" w:cs="Times New Roman"/>
          <w:sz w:val="24"/>
          <w:szCs w:val="24"/>
        </w:rPr>
        <w:t>estuarine species</w:t>
      </w:r>
      <w:r w:rsidR="00C04C18" w:rsidRPr="00B61B2A">
        <w:rPr>
          <w:rFonts w:ascii="Times New Roman" w:hAnsi="Times New Roman" w:cs="Times New Roman"/>
          <w:sz w:val="24"/>
          <w:szCs w:val="24"/>
        </w:rPr>
        <w:t xml:space="preserve"> are well adjusted to the variable conditions </w:t>
      </w:r>
      <w:r w:rsidR="008A3D43" w:rsidRPr="00B61B2A">
        <w:rPr>
          <w:rFonts w:ascii="Times New Roman" w:hAnsi="Times New Roman" w:cs="Times New Roman"/>
          <w:sz w:val="24"/>
          <w:szCs w:val="24"/>
        </w:rPr>
        <w:t xml:space="preserve">compared to the </w:t>
      </w:r>
      <w:r w:rsidR="00C04C18" w:rsidRPr="00B61B2A">
        <w:rPr>
          <w:rFonts w:ascii="Times New Roman" w:hAnsi="Times New Roman" w:cs="Times New Roman"/>
          <w:sz w:val="24"/>
          <w:szCs w:val="24"/>
        </w:rPr>
        <w:t>open ocean</w:t>
      </w:r>
      <w:r w:rsidR="008A3D43" w:rsidRPr="00B61B2A">
        <w:rPr>
          <w:rFonts w:ascii="Times New Roman" w:hAnsi="Times New Roman" w:cs="Times New Roman"/>
          <w:sz w:val="24"/>
          <w:szCs w:val="24"/>
        </w:rPr>
        <w:t xml:space="preserve"> species</w:t>
      </w:r>
      <w:r w:rsidR="00C04C18" w:rsidRPr="00B61B2A">
        <w:rPr>
          <w:rFonts w:ascii="Times New Roman" w:hAnsi="Times New Roman" w:cs="Times New Roman"/>
          <w:sz w:val="24"/>
          <w:szCs w:val="24"/>
        </w:rPr>
        <w:t xml:space="preserve"> </w:t>
      </w:r>
      <w:r w:rsidR="008A3D43" w:rsidRPr="00B61B2A">
        <w:rPr>
          <w:rFonts w:ascii="Times New Roman" w:hAnsi="Times New Roman" w:cs="Times New Roman"/>
          <w:sz w:val="24"/>
          <w:szCs w:val="24"/>
        </w:rPr>
        <w:t>that are less frequently exposure to extremes</w:t>
      </w:r>
      <w:r w:rsidR="00AE5363" w:rsidRPr="00B61B2A">
        <w:rPr>
          <w:rFonts w:ascii="Times New Roman" w:hAnsi="Times New Roman" w:cs="Times New Roman"/>
          <w:sz w:val="24"/>
          <w:szCs w:val="24"/>
        </w:rPr>
        <w:t xml:space="preserve"> in carbonate chemistry</w:t>
      </w:r>
      <w:r w:rsidR="008A3D43" w:rsidRPr="00B61B2A">
        <w:rPr>
          <w:rFonts w:ascii="Times New Roman" w:hAnsi="Times New Roman" w:cs="Times New Roman"/>
          <w:sz w:val="24"/>
          <w:szCs w:val="24"/>
        </w:rPr>
        <w:t xml:space="preserve"> predicted to occur only </w:t>
      </w:r>
      <w:r w:rsidR="00AE5363" w:rsidRPr="00B61B2A">
        <w:rPr>
          <w:rFonts w:ascii="Times New Roman" w:hAnsi="Times New Roman" w:cs="Times New Roman"/>
          <w:sz w:val="24"/>
          <w:szCs w:val="24"/>
        </w:rPr>
        <w:t xml:space="preserve">much longer time-scales </w:t>
      </w:r>
      <w:r w:rsidR="008A3D43" w:rsidRPr="00B61B2A">
        <w:rPr>
          <w:rFonts w:ascii="Times New Roman" w:hAnsi="Times New Roman" w:cs="Times New Roman"/>
          <w:sz w:val="24"/>
          <w:szCs w:val="24"/>
        </w:rPr>
        <w:t>(Ref.)</w:t>
      </w:r>
      <w:r w:rsidR="004151A6" w:rsidRPr="00B61B2A">
        <w:rPr>
          <w:rFonts w:ascii="Times New Roman" w:hAnsi="Times New Roman" w:cs="Times New Roman"/>
          <w:sz w:val="24"/>
          <w:szCs w:val="24"/>
        </w:rPr>
        <w:t xml:space="preserve"> In the highly variable estuarine environments, biological time series coupled with the physical-chemical parameters, is the only viable approach how to address vulnerability related to OA of the most sensitive calcifying community.</w:t>
      </w:r>
      <w:r w:rsidR="004151A6" w:rsidRPr="00B61B2A">
        <w:rPr>
          <w:rFonts w:ascii="Times New Roman" w:hAnsi="Times New Roman"/>
          <w:sz w:val="24"/>
          <w:szCs w:val="24"/>
        </w:rPr>
        <w:t xml:space="preserve"> </w:t>
      </w:r>
      <w:r w:rsidR="00C04C18" w:rsidRPr="00B61B2A">
        <w:rPr>
          <w:rFonts w:ascii="Times New Roman" w:hAnsi="Times New Roman" w:cs="Times New Roman"/>
          <w:sz w:val="24"/>
          <w:szCs w:val="24"/>
        </w:rPr>
        <w:t xml:space="preserve"> </w:t>
      </w:r>
      <w:r w:rsidR="002452D4" w:rsidRPr="00B61B2A">
        <w:rPr>
          <w:rFonts w:ascii="Times New Roman" w:hAnsi="Times New Roman" w:cs="Times New Roman"/>
          <w:sz w:val="24"/>
          <w:szCs w:val="24"/>
        </w:rPr>
        <w:t>T</w:t>
      </w:r>
      <w:r w:rsidR="00C04C18" w:rsidRPr="00B61B2A">
        <w:rPr>
          <w:rFonts w:ascii="Times New Roman" w:hAnsi="Times New Roman" w:cs="Times New Roman"/>
          <w:sz w:val="24"/>
          <w:szCs w:val="24"/>
        </w:rPr>
        <w:t>his study is, to our knowledge,</w:t>
      </w:r>
      <w:r w:rsidR="002B23E6" w:rsidRPr="00B61B2A">
        <w:rPr>
          <w:rFonts w:ascii="Times New Roman" w:hAnsi="Times New Roman" w:cs="Times New Roman"/>
          <w:sz w:val="24"/>
          <w:szCs w:val="24"/>
        </w:rPr>
        <w:t xml:space="preserve"> is</w:t>
      </w:r>
      <w:r w:rsidR="00C04C18" w:rsidRPr="00B61B2A">
        <w:rPr>
          <w:rFonts w:ascii="Times New Roman" w:hAnsi="Times New Roman" w:cs="Times New Roman"/>
          <w:sz w:val="24"/>
          <w:szCs w:val="24"/>
        </w:rPr>
        <w:t xml:space="preserve"> the first </w:t>
      </w:r>
      <w:r w:rsidR="002B23E6" w:rsidRPr="00B61B2A">
        <w:rPr>
          <w:rFonts w:ascii="Times New Roman" w:hAnsi="Times New Roman" w:cs="Times New Roman"/>
          <w:sz w:val="24"/>
          <w:szCs w:val="24"/>
        </w:rPr>
        <w:t xml:space="preserve">to </w:t>
      </w:r>
      <w:r w:rsidR="00C04C18" w:rsidRPr="00B61B2A">
        <w:rPr>
          <w:rFonts w:ascii="Times New Roman" w:hAnsi="Times New Roman" w:cs="Times New Roman"/>
          <w:sz w:val="24"/>
          <w:szCs w:val="24"/>
        </w:rPr>
        <w:t>demonstrate</w:t>
      </w:r>
      <w:r w:rsidR="002B23E6" w:rsidRPr="00B61B2A">
        <w:rPr>
          <w:rFonts w:ascii="Times New Roman" w:hAnsi="Times New Roman" w:cs="Times New Roman"/>
          <w:sz w:val="24"/>
          <w:szCs w:val="24"/>
        </w:rPr>
        <w:t xml:space="preserve"> that</w:t>
      </w:r>
      <w:r w:rsidR="00C04C18" w:rsidRPr="00B61B2A">
        <w:rPr>
          <w:rFonts w:ascii="Times New Roman" w:hAnsi="Times New Roman" w:cs="Times New Roman"/>
          <w:sz w:val="24"/>
          <w:szCs w:val="24"/>
        </w:rPr>
        <w:t xml:space="preserve"> biological impacts on </w:t>
      </w:r>
      <w:r w:rsidR="00C04C18" w:rsidRPr="00B61B2A">
        <w:rPr>
          <w:rFonts w:ascii="Times New Roman" w:hAnsi="Times New Roman" w:cs="Times New Roman"/>
          <w:sz w:val="24"/>
          <w:szCs w:val="24"/>
        </w:rPr>
        <w:lastRenderedPageBreak/>
        <w:t xml:space="preserve">pteropods under current </w:t>
      </w:r>
      <w:r w:rsidR="00C04C18" w:rsidRPr="00B61B2A">
        <w:rPr>
          <w:rFonts w:ascii="Times New Roman" w:hAnsi="Times New Roman" w:cs="Times New Roman"/>
          <w:i/>
          <w:sz w:val="24"/>
          <w:szCs w:val="24"/>
        </w:rPr>
        <w:t xml:space="preserve">in situ </w:t>
      </w:r>
      <w:r w:rsidR="00C04C18" w:rsidRPr="00B61B2A">
        <w:rPr>
          <w:rFonts w:ascii="Times New Roman" w:hAnsi="Times New Roman" w:cs="Times New Roman"/>
          <w:sz w:val="24"/>
          <w:szCs w:val="24"/>
        </w:rPr>
        <w:t xml:space="preserve">estuarine </w:t>
      </w:r>
      <w:r w:rsidR="008A3D43" w:rsidRPr="00B61B2A">
        <w:rPr>
          <w:rFonts w:ascii="Times New Roman" w:hAnsi="Times New Roman" w:cs="Times New Roman"/>
          <w:sz w:val="24"/>
          <w:szCs w:val="24"/>
        </w:rPr>
        <w:t xml:space="preserve">acidification under </w:t>
      </w:r>
      <w:r w:rsidR="002B23E6" w:rsidRPr="00B61B2A">
        <w:rPr>
          <w:rFonts w:ascii="Times New Roman" w:hAnsi="Times New Roman" w:cs="Times New Roman"/>
          <w:sz w:val="24"/>
          <w:szCs w:val="24"/>
        </w:rPr>
        <w:t xml:space="preserve">a </w:t>
      </w:r>
      <w:r w:rsidR="008A3D43" w:rsidRPr="00B61B2A">
        <w:rPr>
          <w:rFonts w:ascii="Times New Roman" w:hAnsi="Times New Roman" w:cs="Times New Roman"/>
          <w:sz w:val="24"/>
          <w:szCs w:val="24"/>
        </w:rPr>
        <w:t>wide</w:t>
      </w:r>
      <w:r w:rsidR="00C04C18" w:rsidRPr="00B61B2A">
        <w:rPr>
          <w:rFonts w:ascii="Times New Roman" w:hAnsi="Times New Roman" w:cs="Times New Roman"/>
          <w:sz w:val="24"/>
          <w:szCs w:val="24"/>
        </w:rPr>
        <w:t xml:space="preserve"> range of spatial and temporal variability</w:t>
      </w:r>
      <w:r w:rsidR="000620EF" w:rsidRPr="00B61B2A">
        <w:rPr>
          <w:rFonts w:ascii="Times New Roman" w:hAnsi="Times New Roman" w:cs="Times New Roman"/>
          <w:sz w:val="24"/>
          <w:szCs w:val="24"/>
        </w:rPr>
        <w:t xml:space="preserve">. </w:t>
      </w:r>
      <w:r w:rsidR="00B61B2A" w:rsidRPr="00B61B2A">
        <w:rPr>
          <w:rFonts w:ascii="Times New Roman" w:hAnsi="Times New Roman" w:cs="Times New Roman"/>
          <w:sz w:val="24"/>
          <w:szCs w:val="24"/>
        </w:rPr>
        <w:t>This study</w:t>
      </w:r>
      <w:r w:rsidR="002452D4" w:rsidRPr="00B61B2A">
        <w:rPr>
          <w:rFonts w:ascii="Times New Roman" w:hAnsi="Times New Roman" w:cs="Times New Roman"/>
          <w:sz w:val="24"/>
          <w:szCs w:val="24"/>
        </w:rPr>
        <w:t xml:space="preserve"> indicate</w:t>
      </w:r>
      <w:r w:rsidR="00B61B2A" w:rsidRPr="00B61B2A">
        <w:rPr>
          <w:rFonts w:ascii="Times New Roman" w:hAnsi="Times New Roman" w:cs="Times New Roman"/>
          <w:sz w:val="24"/>
          <w:szCs w:val="24"/>
        </w:rPr>
        <w:t>s significantly negative</w:t>
      </w:r>
      <w:r w:rsidR="002452D4" w:rsidRPr="00B61B2A">
        <w:rPr>
          <w:rFonts w:ascii="Times New Roman" w:hAnsi="Times New Roman" w:cs="Times New Roman"/>
          <w:sz w:val="24"/>
          <w:szCs w:val="24"/>
        </w:rPr>
        <w:t xml:space="preserve"> biological responses and do not support the </w:t>
      </w:r>
      <w:r w:rsidR="00B61B2A" w:rsidRPr="00B61B2A">
        <w:rPr>
          <w:rFonts w:ascii="Times New Roman" w:hAnsi="Times New Roman" w:cs="Times New Roman"/>
          <w:sz w:val="24"/>
          <w:szCs w:val="24"/>
        </w:rPr>
        <w:t xml:space="preserve">hypothesis that estuarine species would have lower OA vulnerability </w:t>
      </w:r>
      <w:r w:rsidR="002452D4" w:rsidRPr="00B61B2A">
        <w:rPr>
          <w:rFonts w:ascii="Times New Roman" w:hAnsi="Times New Roman" w:cs="Times New Roman"/>
          <w:sz w:val="24"/>
          <w:szCs w:val="24"/>
        </w:rPr>
        <w:t xml:space="preserve">compared to their coastal </w:t>
      </w:r>
      <w:r w:rsidR="00B61B2A" w:rsidRPr="00B61B2A">
        <w:rPr>
          <w:rFonts w:ascii="Times New Roman" w:hAnsi="Times New Roman" w:cs="Times New Roman"/>
          <w:sz w:val="24"/>
          <w:szCs w:val="24"/>
        </w:rPr>
        <w:t xml:space="preserve">or open ocean </w:t>
      </w:r>
      <w:r w:rsidR="002452D4" w:rsidRPr="00B61B2A">
        <w:rPr>
          <w:rFonts w:ascii="Times New Roman" w:hAnsi="Times New Roman" w:cs="Times New Roman"/>
          <w:sz w:val="24"/>
          <w:szCs w:val="24"/>
        </w:rPr>
        <w:t>counterpart</w:t>
      </w:r>
      <w:r w:rsidR="00B61B2A" w:rsidRPr="00B61B2A">
        <w:rPr>
          <w:rFonts w:ascii="Times New Roman" w:hAnsi="Times New Roman" w:cs="Times New Roman"/>
          <w:sz w:val="24"/>
          <w:szCs w:val="24"/>
        </w:rPr>
        <w:t>s</w:t>
      </w:r>
      <w:r w:rsidR="002452D4" w:rsidRPr="00B61B2A">
        <w:rPr>
          <w:rFonts w:ascii="Times New Roman" w:hAnsi="Times New Roman" w:cs="Times New Roman"/>
          <w:sz w:val="24"/>
          <w:szCs w:val="24"/>
        </w:rPr>
        <w:t>.</w:t>
      </w:r>
      <w:r w:rsidR="00D42E16" w:rsidRPr="00B61B2A">
        <w:rPr>
          <w:rFonts w:ascii="Times New Roman" w:hAnsi="Times New Roman" w:cs="Times New Roman"/>
          <w:sz w:val="24"/>
          <w:szCs w:val="24"/>
        </w:rPr>
        <w:t xml:space="preserve"> However, despite noticeable vulnerability, we have observed </w:t>
      </w:r>
      <w:r w:rsidR="009F64B5" w:rsidRPr="00B61B2A">
        <w:rPr>
          <w:rFonts w:ascii="Times New Roman" w:hAnsi="Times New Roman" w:cs="Times New Roman"/>
          <w:sz w:val="24"/>
          <w:szCs w:val="24"/>
        </w:rPr>
        <w:t>compensatory</w:t>
      </w:r>
      <w:r w:rsidR="00B61B2A" w:rsidRPr="00B61B2A">
        <w:rPr>
          <w:rFonts w:ascii="Times New Roman" w:hAnsi="Times New Roman" w:cs="Times New Roman"/>
          <w:sz w:val="24"/>
          <w:szCs w:val="24"/>
        </w:rPr>
        <w:t xml:space="preserve"> </w:t>
      </w:r>
      <w:r w:rsidR="00D42E16" w:rsidRPr="00B61B2A">
        <w:rPr>
          <w:rFonts w:ascii="Times New Roman" w:hAnsi="Times New Roman" w:cs="Times New Roman"/>
          <w:sz w:val="24"/>
          <w:szCs w:val="24"/>
        </w:rPr>
        <w:t xml:space="preserve">strategies </w:t>
      </w:r>
      <w:r w:rsidR="00B61B2A" w:rsidRPr="00B61B2A">
        <w:rPr>
          <w:rFonts w:ascii="Times New Roman" w:hAnsi="Times New Roman" w:cs="Times New Roman"/>
          <w:sz w:val="24"/>
          <w:szCs w:val="24"/>
        </w:rPr>
        <w:t xml:space="preserve">that potentially </w:t>
      </w:r>
      <w:r w:rsidR="009F64B5" w:rsidRPr="00B61B2A">
        <w:rPr>
          <w:rFonts w:ascii="Times New Roman" w:hAnsi="Times New Roman" w:cs="Times New Roman"/>
          <w:sz w:val="24"/>
          <w:szCs w:val="24"/>
        </w:rPr>
        <w:t xml:space="preserve">allow sustainability in the </w:t>
      </w:r>
      <w:r w:rsidR="00D42E16" w:rsidRPr="00B61B2A">
        <w:rPr>
          <w:rFonts w:ascii="Times New Roman" w:hAnsi="Times New Roman" w:cs="Times New Roman"/>
          <w:sz w:val="24"/>
          <w:szCs w:val="24"/>
        </w:rPr>
        <w:t>estuarine habitats</w:t>
      </w:r>
      <w:r w:rsidR="00B61B2A" w:rsidRPr="00B61B2A">
        <w:rPr>
          <w:rFonts w:ascii="Times New Roman" w:hAnsi="Times New Roman" w:cs="Times New Roman"/>
          <w:sz w:val="24"/>
          <w:szCs w:val="24"/>
        </w:rPr>
        <w:t>.</w:t>
      </w:r>
      <w:r w:rsidR="00B61B2A">
        <w:rPr>
          <w:rFonts w:ascii="Times New Roman" w:hAnsi="Times New Roman" w:cs="Times New Roman"/>
          <w:sz w:val="24"/>
          <w:szCs w:val="24"/>
        </w:rPr>
        <w:t xml:space="preserve"> </w:t>
      </w:r>
      <w:r w:rsidR="00D42E16" w:rsidRPr="00B61B2A">
        <w:rPr>
          <w:rFonts w:ascii="Times New Roman" w:hAnsi="Times New Roman" w:cs="Times New Roman"/>
          <w:sz w:val="24"/>
          <w:szCs w:val="24"/>
        </w:rPr>
        <w:t>The discussion is thus structure</w:t>
      </w:r>
      <w:r w:rsidR="009F64B5" w:rsidRPr="00B61B2A">
        <w:rPr>
          <w:rFonts w:ascii="Times New Roman" w:hAnsi="Times New Roman" w:cs="Times New Roman"/>
          <w:sz w:val="24"/>
          <w:szCs w:val="24"/>
        </w:rPr>
        <w:t>d to consider both aspects</w:t>
      </w:r>
      <w:r w:rsidR="004151A6" w:rsidRPr="00B61B2A">
        <w:rPr>
          <w:rFonts w:ascii="Times New Roman" w:hAnsi="Times New Roman" w:cs="Times New Roman"/>
          <w:sz w:val="24"/>
          <w:szCs w:val="24"/>
        </w:rPr>
        <w:t xml:space="preserve">, </w:t>
      </w:r>
      <w:r w:rsidR="002B23E6" w:rsidRPr="00B61B2A">
        <w:rPr>
          <w:rFonts w:ascii="Times New Roman" w:hAnsi="Times New Roman" w:cs="Times New Roman"/>
          <w:sz w:val="24"/>
          <w:szCs w:val="24"/>
        </w:rPr>
        <w:t xml:space="preserve">i.e., </w:t>
      </w:r>
      <w:r w:rsidR="004151A6" w:rsidRPr="00B61B2A">
        <w:rPr>
          <w:rFonts w:ascii="Times New Roman" w:hAnsi="Times New Roman" w:cs="Times New Roman"/>
          <w:sz w:val="24"/>
          <w:szCs w:val="24"/>
        </w:rPr>
        <w:t>vulnerability and adaptation,</w:t>
      </w:r>
      <w:r w:rsidR="009F64B5" w:rsidRPr="00B61B2A">
        <w:rPr>
          <w:rFonts w:ascii="Times New Roman" w:hAnsi="Times New Roman" w:cs="Times New Roman"/>
          <w:sz w:val="24"/>
          <w:szCs w:val="24"/>
        </w:rPr>
        <w:t xml:space="preserve"> </w:t>
      </w:r>
      <w:r w:rsidR="004151A6" w:rsidRPr="00B61B2A">
        <w:rPr>
          <w:rFonts w:ascii="Times New Roman" w:hAnsi="Times New Roman" w:cs="Times New Roman"/>
          <w:sz w:val="24"/>
          <w:szCs w:val="24"/>
        </w:rPr>
        <w:t>to be able to more accurately assess the impacts of pteropod estuarine vulnerability.</w:t>
      </w:r>
      <w:r w:rsidR="004151A6">
        <w:rPr>
          <w:rFonts w:ascii="Times New Roman" w:hAnsi="Times New Roman" w:cs="Times New Roman"/>
          <w:sz w:val="24"/>
          <w:szCs w:val="24"/>
        </w:rPr>
        <w:t xml:space="preserve"> </w:t>
      </w:r>
    </w:p>
    <w:p w14:paraId="447120E2" w14:textId="430755D8" w:rsidR="003115A9" w:rsidRDefault="003115A9" w:rsidP="00EB1AAD">
      <w:pPr>
        <w:autoSpaceDE w:val="0"/>
        <w:autoSpaceDN w:val="0"/>
        <w:adjustRightInd w:val="0"/>
        <w:spacing w:after="0" w:line="480" w:lineRule="auto"/>
        <w:jc w:val="both"/>
        <w:rPr>
          <w:rFonts w:ascii="Times New Roman" w:hAnsi="Times New Roman" w:cs="Times New Roman"/>
          <w:sz w:val="24"/>
          <w:szCs w:val="24"/>
        </w:rPr>
      </w:pPr>
    </w:p>
    <w:p w14:paraId="274BCCF9" w14:textId="4286E0A9" w:rsidR="007A761F" w:rsidRDefault="007A761F" w:rsidP="00EB1AAD">
      <w:pPr>
        <w:spacing w:after="0" w:line="480" w:lineRule="auto"/>
        <w:jc w:val="both"/>
        <w:rPr>
          <w:rFonts w:ascii="Times New Roman" w:hAnsi="Times New Roman"/>
          <w:sz w:val="24"/>
          <w:szCs w:val="24"/>
        </w:rPr>
      </w:pPr>
      <w:r>
        <w:rPr>
          <w:rFonts w:ascii="Times New Roman" w:hAnsi="Times New Roman"/>
          <w:sz w:val="24"/>
          <w:szCs w:val="24"/>
        </w:rPr>
        <w:t>One of the estuarine vulnerability components</w:t>
      </w:r>
      <w:r w:rsidR="00DF640E">
        <w:rPr>
          <w:rFonts w:ascii="Times New Roman" w:hAnsi="Times New Roman"/>
          <w:sz w:val="24"/>
          <w:szCs w:val="24"/>
        </w:rPr>
        <w:t xml:space="preserve"> is related</w:t>
      </w:r>
      <w:r>
        <w:rPr>
          <w:rFonts w:ascii="Times New Roman" w:hAnsi="Times New Roman"/>
          <w:sz w:val="24"/>
          <w:szCs w:val="24"/>
        </w:rPr>
        <w:t xml:space="preserve"> to the organismal OA exposure history, whereby the extreme conditions, prolonged duration and the timing of the exposure define overall species sensitivity.</w:t>
      </w:r>
      <w:r w:rsidR="0049274C">
        <w:rPr>
          <w:rFonts w:ascii="Times New Roman" w:hAnsi="Times New Roman"/>
          <w:sz w:val="24"/>
          <w:szCs w:val="24"/>
        </w:rPr>
        <w:t xml:space="preserve"> </w:t>
      </w:r>
      <w:r>
        <w:rPr>
          <w:rFonts w:ascii="Times New Roman" w:hAnsi="Times New Roman" w:cs="Times New Roman"/>
          <w:sz w:val="24"/>
          <w:szCs w:val="24"/>
        </w:rPr>
        <w:t xml:space="preserve">Despite other co-occurring environmental parameters, the extremes in </w:t>
      </w:r>
      <w:proofErr w:type="spellStart"/>
      <w:r>
        <w:rPr>
          <w:rFonts w:ascii="Arial" w:hAnsi="Arial" w:cs="Arial"/>
          <w:sz w:val="24"/>
          <w:szCs w:val="24"/>
        </w:rPr>
        <w:t>Ω</w:t>
      </w:r>
      <w:r w:rsidRPr="007A761F">
        <w:rPr>
          <w:rFonts w:ascii="Times New Roman" w:hAnsi="Times New Roman" w:cs="Times New Roman"/>
          <w:sz w:val="24"/>
          <w:szCs w:val="24"/>
          <w:vertAlign w:val="subscript"/>
        </w:rPr>
        <w:t>ar,min</w:t>
      </w:r>
      <w:proofErr w:type="spellEnd"/>
      <w:r>
        <w:rPr>
          <w:rFonts w:ascii="Times New Roman" w:hAnsi="Times New Roman" w:cs="Times New Roman"/>
          <w:sz w:val="24"/>
          <w:szCs w:val="24"/>
        </w:rPr>
        <w:t>, especially when coupled with prolonged duration, are the most important driver of the biological responses related to biomineralization and recruitment processes.</w:t>
      </w:r>
      <w:r w:rsidR="00DF640E">
        <w:rPr>
          <w:rFonts w:ascii="Times New Roman" w:hAnsi="Times New Roman"/>
          <w:sz w:val="24"/>
          <w:szCs w:val="24"/>
        </w:rPr>
        <w:t xml:space="preserve"> </w:t>
      </w:r>
      <w:r w:rsidR="006E5F15">
        <w:rPr>
          <w:rFonts w:ascii="Times New Roman" w:hAnsi="Times New Roman"/>
          <w:sz w:val="24"/>
          <w:szCs w:val="24"/>
        </w:rPr>
        <w:t>Moreover</w:t>
      </w:r>
      <w:r w:rsidR="00DF640E">
        <w:rPr>
          <w:rFonts w:ascii="Times New Roman" w:hAnsi="Times New Roman"/>
          <w:sz w:val="24"/>
          <w:szCs w:val="24"/>
        </w:rPr>
        <w:t xml:space="preserve">, the lowest DO concentrations have been demonstrated to exacerbate shell dissolution, likely due to the overall physiological impairments. </w:t>
      </w:r>
      <w:r w:rsidR="006E5F15">
        <w:rPr>
          <w:rFonts w:ascii="Times New Roman" w:hAnsi="Times New Roman" w:cs="Times New Roman"/>
          <w:sz w:val="24"/>
          <w:szCs w:val="24"/>
        </w:rPr>
        <w:t>T</w:t>
      </w:r>
      <w:r w:rsidR="00DF640E">
        <w:rPr>
          <w:rFonts w:ascii="Times New Roman" w:hAnsi="Times New Roman" w:cs="Times New Roman"/>
          <w:sz w:val="24"/>
          <w:szCs w:val="24"/>
        </w:rPr>
        <w:t xml:space="preserve">emperature did not have </w:t>
      </w:r>
      <w:r w:rsidR="006E5F15">
        <w:rPr>
          <w:rFonts w:ascii="Times New Roman" w:hAnsi="Times New Roman" w:cs="Times New Roman"/>
          <w:sz w:val="24"/>
          <w:szCs w:val="24"/>
        </w:rPr>
        <w:t xml:space="preserve">a </w:t>
      </w:r>
      <w:r w:rsidR="00DF640E">
        <w:rPr>
          <w:rFonts w:ascii="Times New Roman" w:hAnsi="Times New Roman" w:cs="Times New Roman"/>
          <w:sz w:val="24"/>
          <w:szCs w:val="24"/>
        </w:rPr>
        <w:t>profound effect on shell dissolution d</w:t>
      </w:r>
      <w:r w:rsidR="00DF640E">
        <w:rPr>
          <w:rFonts w:ascii="Times New Roman" w:hAnsi="Times New Roman"/>
          <w:sz w:val="24"/>
          <w:szCs w:val="24"/>
        </w:rPr>
        <w:t>espite the warm water conditions related to 2014-15 marine heat wave (‘The Blob’), however it likely caused delayed spawning peak in the fall of 2015.</w:t>
      </w:r>
    </w:p>
    <w:p w14:paraId="50314961" w14:textId="0DD8EA1B" w:rsidR="00DF640E" w:rsidRDefault="00DF640E" w:rsidP="00EB1AAD">
      <w:pPr>
        <w:spacing w:after="0" w:line="480" w:lineRule="auto"/>
        <w:jc w:val="both"/>
        <w:rPr>
          <w:rFonts w:ascii="Times New Roman" w:hAnsi="Times New Roman"/>
          <w:sz w:val="24"/>
          <w:szCs w:val="24"/>
        </w:rPr>
      </w:pPr>
    </w:p>
    <w:p w14:paraId="00205103" w14:textId="404DE8AD" w:rsidR="00CF447D" w:rsidRPr="002F41E6" w:rsidRDefault="00DF640E" w:rsidP="00EB1AAD">
      <w:pPr>
        <w:spacing w:after="0" w:line="480" w:lineRule="auto"/>
        <w:jc w:val="both"/>
        <w:rPr>
          <w:rFonts w:ascii="Times New Roman" w:hAnsi="Times New Roman" w:cs="Times New Roman"/>
          <w:i/>
          <w:sz w:val="24"/>
          <w:szCs w:val="24"/>
        </w:rPr>
      </w:pPr>
      <w:r>
        <w:rPr>
          <w:rFonts w:ascii="Times New Roman" w:hAnsi="Times New Roman"/>
          <w:sz w:val="24"/>
          <w:szCs w:val="24"/>
        </w:rPr>
        <w:t xml:space="preserve">With respect to timing, the most critical component is the timing of the larval recruitment and subsequent early life stage exposure. If the timing aligns with the most sensitive early life stages, that will have profound impact on the early stage impairments and can thus represent </w:t>
      </w:r>
      <w:r w:rsidR="006E5F15">
        <w:rPr>
          <w:rFonts w:ascii="Times New Roman" w:hAnsi="Times New Roman"/>
          <w:sz w:val="24"/>
          <w:szCs w:val="24"/>
        </w:rPr>
        <w:t xml:space="preserve">a </w:t>
      </w:r>
      <w:r>
        <w:rPr>
          <w:rFonts w:ascii="Times New Roman" w:hAnsi="Times New Roman"/>
          <w:sz w:val="24"/>
          <w:szCs w:val="24"/>
        </w:rPr>
        <w:t>potential population bottleneck.</w:t>
      </w:r>
      <w:r w:rsidR="00CF447D">
        <w:rPr>
          <w:rFonts w:ascii="Times New Roman" w:hAnsi="Times New Roman"/>
          <w:sz w:val="24"/>
          <w:szCs w:val="24"/>
        </w:rPr>
        <w:t xml:space="preserve"> That would usually </w:t>
      </w:r>
      <w:r w:rsidR="00CF447D">
        <w:rPr>
          <w:rFonts w:ascii="Times New Roman" w:hAnsi="Times New Roman" w:cs="Times New Roman"/>
          <w:sz w:val="24"/>
          <w:szCs w:val="24"/>
        </w:rPr>
        <w:t xml:space="preserve">occur after the prolonged winter </w:t>
      </w:r>
      <w:proofErr w:type="spellStart"/>
      <w:r w:rsidR="00CF447D">
        <w:rPr>
          <w:rFonts w:ascii="Arial" w:hAnsi="Arial" w:cs="Arial"/>
          <w:sz w:val="24"/>
          <w:szCs w:val="24"/>
        </w:rPr>
        <w:t>Ω</w:t>
      </w:r>
      <w:r w:rsidR="00CF447D" w:rsidRPr="007A761F">
        <w:rPr>
          <w:rFonts w:ascii="Times New Roman" w:hAnsi="Times New Roman" w:cs="Times New Roman"/>
          <w:sz w:val="24"/>
          <w:szCs w:val="24"/>
          <w:vertAlign w:val="subscript"/>
        </w:rPr>
        <w:t>ar</w:t>
      </w:r>
      <w:proofErr w:type="spellEnd"/>
      <w:r w:rsidR="00CF447D">
        <w:rPr>
          <w:rFonts w:ascii="Times New Roman" w:hAnsi="Times New Roman" w:cs="Times New Roman"/>
          <w:sz w:val="24"/>
          <w:szCs w:val="24"/>
        </w:rPr>
        <w:t xml:space="preserve"> &lt;1 that can, in most of the </w:t>
      </w:r>
      <w:r w:rsidR="006E5F15">
        <w:rPr>
          <w:rFonts w:ascii="Times New Roman" w:hAnsi="Times New Roman" w:cs="Times New Roman"/>
          <w:sz w:val="24"/>
          <w:szCs w:val="24"/>
        </w:rPr>
        <w:t>Salish Sea</w:t>
      </w:r>
      <w:r w:rsidR="00CF447D">
        <w:rPr>
          <w:rFonts w:ascii="Times New Roman" w:hAnsi="Times New Roman" w:cs="Times New Roman"/>
          <w:sz w:val="24"/>
          <w:szCs w:val="24"/>
        </w:rPr>
        <w:t xml:space="preserve"> last up until the mid</w:t>
      </w:r>
      <w:r w:rsidR="006E5F15">
        <w:rPr>
          <w:rFonts w:ascii="Times New Roman" w:hAnsi="Times New Roman" w:cs="Times New Roman"/>
          <w:sz w:val="24"/>
          <w:szCs w:val="24"/>
        </w:rPr>
        <w:t>-</w:t>
      </w:r>
      <w:r w:rsidR="00CF447D">
        <w:rPr>
          <w:rFonts w:ascii="Times New Roman" w:hAnsi="Times New Roman" w:cs="Times New Roman"/>
          <w:sz w:val="24"/>
          <w:szCs w:val="24"/>
        </w:rPr>
        <w:t xml:space="preserve">April (Wang et al., 2017; Pelletier et al., 2017).  However, </w:t>
      </w:r>
      <w:r w:rsidR="00CF447D">
        <w:rPr>
          <w:rFonts w:ascii="Times New Roman" w:hAnsi="Times New Roman" w:cs="Times New Roman"/>
          <w:sz w:val="24"/>
          <w:szCs w:val="24"/>
        </w:rPr>
        <w:lastRenderedPageBreak/>
        <w:t>b</w:t>
      </w:r>
      <w:r>
        <w:rPr>
          <w:rFonts w:ascii="Times New Roman" w:hAnsi="Times New Roman"/>
          <w:sz w:val="24"/>
          <w:szCs w:val="24"/>
        </w:rPr>
        <w:t xml:space="preserve">ased on the observed presence of the larval stages in the samples, </w:t>
      </w:r>
      <w:r w:rsidR="00CF447D">
        <w:rPr>
          <w:rFonts w:ascii="Times New Roman" w:hAnsi="Times New Roman"/>
          <w:sz w:val="24"/>
          <w:szCs w:val="24"/>
        </w:rPr>
        <w:t>e</w:t>
      </w:r>
      <w:r w:rsidR="00CF447D" w:rsidRPr="00842591">
        <w:rPr>
          <w:rFonts w:ascii="Times New Roman" w:hAnsi="Times New Roman" w:cs="Times New Roman"/>
          <w:sz w:val="24"/>
          <w:szCs w:val="24"/>
        </w:rPr>
        <w:t>arlier larval recruitment</w:t>
      </w:r>
      <w:r w:rsidR="0049274C">
        <w:rPr>
          <w:rFonts w:ascii="Times New Roman" w:hAnsi="Times New Roman" w:cs="Times New Roman"/>
          <w:sz w:val="24"/>
          <w:szCs w:val="24"/>
        </w:rPr>
        <w:t xml:space="preserve"> was </w:t>
      </w:r>
      <w:r w:rsidR="00CF447D">
        <w:rPr>
          <w:rFonts w:ascii="Times New Roman" w:hAnsi="Times New Roman" w:cs="Times New Roman"/>
          <w:sz w:val="24"/>
          <w:szCs w:val="24"/>
        </w:rPr>
        <w:t xml:space="preserve">observed </w:t>
      </w:r>
      <w:r w:rsidR="00CF447D" w:rsidRPr="00842591">
        <w:rPr>
          <w:rFonts w:ascii="Times New Roman" w:hAnsi="Times New Roman" w:cs="Times New Roman"/>
          <w:sz w:val="24"/>
          <w:szCs w:val="24"/>
        </w:rPr>
        <w:t xml:space="preserve">at the stations with </w:t>
      </w:r>
      <w:r w:rsidR="00CF447D">
        <w:rPr>
          <w:rFonts w:ascii="Times New Roman" w:hAnsi="Times New Roman" w:cs="Times New Roman"/>
          <w:sz w:val="24"/>
          <w:szCs w:val="24"/>
        </w:rPr>
        <w:t>earlier phytoplankton bloom developments in February and March (Pelletier, Live Ocea</w:t>
      </w:r>
      <w:r w:rsidR="009346C3">
        <w:rPr>
          <w:rFonts w:ascii="Times New Roman" w:hAnsi="Times New Roman" w:cs="Times New Roman"/>
          <w:sz w:val="24"/>
          <w:szCs w:val="24"/>
        </w:rPr>
        <w:t>n</w:t>
      </w:r>
      <w:r w:rsidR="00CF447D">
        <w:rPr>
          <w:rFonts w:ascii="Times New Roman" w:hAnsi="Times New Roman" w:cs="Times New Roman"/>
          <w:sz w:val="24"/>
          <w:szCs w:val="24"/>
        </w:rPr>
        <w:t xml:space="preserve"> </w:t>
      </w:r>
      <w:r w:rsidR="009346C3">
        <w:rPr>
          <w:rFonts w:ascii="Times New Roman" w:hAnsi="Times New Roman" w:cs="Times New Roman"/>
          <w:sz w:val="24"/>
          <w:szCs w:val="24"/>
        </w:rPr>
        <w:t>output</w:t>
      </w:r>
      <w:r w:rsidR="00CF447D">
        <w:rPr>
          <w:rFonts w:ascii="Times New Roman" w:hAnsi="Times New Roman" w:cs="Times New Roman"/>
          <w:sz w:val="24"/>
          <w:szCs w:val="24"/>
        </w:rPr>
        <w:t xml:space="preserve">, </w:t>
      </w:r>
      <w:proofErr w:type="spellStart"/>
      <w:r w:rsidR="00CF447D">
        <w:rPr>
          <w:rFonts w:ascii="Times New Roman" w:hAnsi="Times New Roman" w:cs="Times New Roman"/>
          <w:sz w:val="24"/>
          <w:szCs w:val="24"/>
        </w:rPr>
        <w:t>chla</w:t>
      </w:r>
      <w:proofErr w:type="spellEnd"/>
      <w:r w:rsidR="00CF447D">
        <w:rPr>
          <w:rFonts w:ascii="Times New Roman" w:hAnsi="Times New Roman" w:cs="Times New Roman"/>
          <w:sz w:val="24"/>
          <w:szCs w:val="24"/>
        </w:rPr>
        <w:t xml:space="preserve"> data?). These early-</w:t>
      </w:r>
      <w:proofErr w:type="spellStart"/>
      <w:r w:rsidR="00CF447D">
        <w:rPr>
          <w:rFonts w:ascii="Times New Roman" w:hAnsi="Times New Roman" w:cs="Times New Roman"/>
          <w:sz w:val="24"/>
          <w:szCs w:val="24"/>
        </w:rPr>
        <w:t>spawners</w:t>
      </w:r>
      <w:proofErr w:type="spellEnd"/>
      <w:r w:rsidR="00CF447D">
        <w:rPr>
          <w:rFonts w:ascii="Times New Roman" w:hAnsi="Times New Roman" w:cs="Times New Roman"/>
          <w:sz w:val="24"/>
          <w:szCs w:val="24"/>
        </w:rPr>
        <w:t xml:space="preserve"> thus develop in the favorable OA condition and with abundance of food availability.</w:t>
      </w:r>
      <w:r w:rsidR="00B61B2A">
        <w:rPr>
          <w:rFonts w:ascii="Times New Roman" w:hAnsi="Times New Roman" w:cs="Times New Roman"/>
          <w:sz w:val="24"/>
          <w:szCs w:val="24"/>
        </w:rPr>
        <w:t xml:space="preserve"> </w:t>
      </w:r>
      <w:r w:rsidR="00CF447D">
        <w:rPr>
          <w:rFonts w:ascii="Times New Roman" w:hAnsi="Times New Roman" w:cs="Times New Roman"/>
          <w:sz w:val="24"/>
          <w:szCs w:val="24"/>
        </w:rPr>
        <w:t>However, if the bloom is delayed or not as strong to significantly change the condition, larval recruitment would still be induced despite the OA unfavorable conditions. These early-life stages will be exposed to</w:t>
      </w:r>
      <w:r w:rsidR="00CF447D" w:rsidRPr="00CF447D">
        <w:rPr>
          <w:rFonts w:ascii="Arial" w:hAnsi="Arial" w:cs="Arial"/>
          <w:sz w:val="24"/>
          <w:szCs w:val="24"/>
        </w:rPr>
        <w:t xml:space="preserve"> </w:t>
      </w:r>
      <w:proofErr w:type="spellStart"/>
      <w:r w:rsidR="00CF447D">
        <w:rPr>
          <w:rFonts w:ascii="Arial" w:hAnsi="Arial" w:cs="Arial"/>
          <w:sz w:val="24"/>
          <w:szCs w:val="24"/>
        </w:rPr>
        <w:t>Ω</w:t>
      </w:r>
      <w:r w:rsidR="00CF447D" w:rsidRPr="007A761F">
        <w:rPr>
          <w:rFonts w:ascii="Times New Roman" w:hAnsi="Times New Roman" w:cs="Times New Roman"/>
          <w:sz w:val="24"/>
          <w:szCs w:val="24"/>
          <w:vertAlign w:val="subscript"/>
        </w:rPr>
        <w:t>ar</w:t>
      </w:r>
      <w:proofErr w:type="spellEnd"/>
      <w:r w:rsidR="00CF447D">
        <w:rPr>
          <w:rFonts w:ascii="Times New Roman" w:hAnsi="Times New Roman" w:cs="Times New Roman"/>
          <w:sz w:val="24"/>
          <w:szCs w:val="24"/>
        </w:rPr>
        <w:t xml:space="preserve"> &lt;</w:t>
      </w:r>
      <w:r w:rsidR="0049274C">
        <w:rPr>
          <w:rFonts w:ascii="Times New Roman" w:hAnsi="Times New Roman" w:cs="Times New Roman"/>
          <w:sz w:val="24"/>
          <w:szCs w:val="24"/>
        </w:rPr>
        <w:t>1</w:t>
      </w:r>
      <w:r w:rsidR="00CF447D">
        <w:rPr>
          <w:rFonts w:ascii="Times New Roman" w:hAnsi="Times New Roman" w:cs="Times New Roman"/>
          <w:sz w:val="24"/>
          <w:szCs w:val="24"/>
        </w:rPr>
        <w:t xml:space="preserve"> conditions that results in the highest extent of dissolution. Since we observe significantly less dissolution in the summer compared to the spring period, the most dissolved larvae most likely die, the same phenomena observed in larval mussels under undersaturated conditions (Green et al., 2009). As such, only the least affected continue into the summer or are alternatively advected within the system from a less OA affected areas where larvae were not exposed to such </w:t>
      </w:r>
      <w:r w:rsidR="003115A9">
        <w:rPr>
          <w:rFonts w:ascii="Times New Roman" w:hAnsi="Times New Roman" w:cs="Times New Roman"/>
          <w:sz w:val="24"/>
          <w:szCs w:val="24"/>
        </w:rPr>
        <w:t>extent</w:t>
      </w:r>
      <w:r w:rsidR="00CF447D">
        <w:rPr>
          <w:rFonts w:ascii="Times New Roman" w:hAnsi="Times New Roman" w:cs="Times New Roman"/>
          <w:sz w:val="24"/>
          <w:szCs w:val="24"/>
        </w:rPr>
        <w:t xml:space="preserve"> of dissolution. Later in the summer, carbonate chemistry conditions are already </w:t>
      </w:r>
      <w:proofErr w:type="spellStart"/>
      <w:r w:rsidR="003115A9">
        <w:rPr>
          <w:rFonts w:ascii="Arial" w:hAnsi="Arial" w:cs="Arial"/>
          <w:sz w:val="24"/>
          <w:szCs w:val="24"/>
        </w:rPr>
        <w:t>Ω</w:t>
      </w:r>
      <w:r w:rsidR="003115A9" w:rsidRPr="007A761F">
        <w:rPr>
          <w:rFonts w:ascii="Times New Roman" w:hAnsi="Times New Roman" w:cs="Times New Roman"/>
          <w:sz w:val="24"/>
          <w:szCs w:val="24"/>
          <w:vertAlign w:val="subscript"/>
        </w:rPr>
        <w:t>ar</w:t>
      </w:r>
      <w:proofErr w:type="spellEnd"/>
      <w:r w:rsidR="003115A9">
        <w:rPr>
          <w:rFonts w:ascii="Times New Roman" w:hAnsi="Times New Roman" w:cs="Times New Roman"/>
          <w:sz w:val="24"/>
          <w:szCs w:val="24"/>
        </w:rPr>
        <w:t xml:space="preserve"> &lt;1</w:t>
      </w:r>
      <w:r w:rsidR="00CF447D">
        <w:rPr>
          <w:rFonts w:ascii="Times New Roman" w:hAnsi="Times New Roman" w:cs="Times New Roman"/>
          <w:sz w:val="24"/>
          <w:szCs w:val="24"/>
        </w:rPr>
        <w:t xml:space="preserve"> so the larval vulnerability associated with the secondary, fall spawning is </w:t>
      </w:r>
      <w:r w:rsidR="003115A9">
        <w:rPr>
          <w:rFonts w:ascii="Times New Roman" w:hAnsi="Times New Roman" w:cs="Times New Roman"/>
          <w:sz w:val="24"/>
          <w:szCs w:val="24"/>
        </w:rPr>
        <w:t xml:space="preserve">expected to be a population bottleneck. </w:t>
      </w:r>
    </w:p>
    <w:p w14:paraId="516D35B8" w14:textId="77777777" w:rsidR="0049274C" w:rsidRDefault="0049274C" w:rsidP="00EB1AAD">
      <w:pPr>
        <w:spacing w:after="0" w:line="480" w:lineRule="auto"/>
        <w:jc w:val="both"/>
        <w:rPr>
          <w:rFonts w:ascii="Times New Roman" w:hAnsi="Times New Roman"/>
          <w:sz w:val="24"/>
          <w:szCs w:val="24"/>
        </w:rPr>
      </w:pPr>
    </w:p>
    <w:p w14:paraId="0F632474" w14:textId="0C4B7947" w:rsidR="002C0D55" w:rsidRDefault="00D8362D" w:rsidP="00EB1AAD">
      <w:pPr>
        <w:spacing w:after="0" w:line="480" w:lineRule="auto"/>
        <w:jc w:val="both"/>
        <w:rPr>
          <w:rFonts w:ascii="Times New Roman" w:hAnsi="Times New Roman"/>
          <w:sz w:val="24"/>
          <w:szCs w:val="24"/>
        </w:rPr>
      </w:pPr>
      <w:r>
        <w:rPr>
          <w:rFonts w:ascii="Times New Roman" w:hAnsi="Times New Roman" w:cs="Times New Roman"/>
          <w:sz w:val="24"/>
          <w:szCs w:val="24"/>
        </w:rPr>
        <w:t xml:space="preserve">In regard to the spatial connectivity, it has been </w:t>
      </w:r>
      <w:r w:rsidR="0049274C">
        <w:rPr>
          <w:rFonts w:ascii="Times New Roman" w:hAnsi="Times New Roman" w:cs="Times New Roman"/>
          <w:sz w:val="24"/>
          <w:szCs w:val="24"/>
        </w:rPr>
        <w:t xml:space="preserve">questioned how can </w:t>
      </w:r>
      <w:r>
        <w:rPr>
          <w:rFonts w:ascii="Times New Roman" w:hAnsi="Times New Roman" w:cs="Times New Roman"/>
          <w:sz w:val="24"/>
          <w:szCs w:val="24"/>
        </w:rPr>
        <w:t xml:space="preserve">pteropods </w:t>
      </w:r>
      <w:r w:rsidR="0049274C">
        <w:rPr>
          <w:rFonts w:ascii="Times New Roman" w:hAnsi="Times New Roman" w:cs="Times New Roman"/>
          <w:sz w:val="24"/>
          <w:szCs w:val="24"/>
        </w:rPr>
        <w:t>be sustained</w:t>
      </w:r>
      <w:r>
        <w:rPr>
          <w:rFonts w:ascii="Times New Roman" w:hAnsi="Times New Roman" w:cs="Times New Roman"/>
          <w:sz w:val="24"/>
          <w:szCs w:val="24"/>
        </w:rPr>
        <w:t xml:space="preserve"> in the system with such profound </w:t>
      </w:r>
      <w:r w:rsidR="00A85ED9">
        <w:rPr>
          <w:rFonts w:ascii="Times New Roman" w:hAnsi="Times New Roman" w:cs="Times New Roman"/>
          <w:sz w:val="24"/>
          <w:szCs w:val="24"/>
        </w:rPr>
        <w:t xml:space="preserve">winter </w:t>
      </w:r>
      <w:r>
        <w:rPr>
          <w:rFonts w:ascii="Times New Roman" w:hAnsi="Times New Roman" w:cs="Times New Roman"/>
          <w:sz w:val="24"/>
          <w:szCs w:val="24"/>
        </w:rPr>
        <w:t xml:space="preserve">undersaturation. Since secondary spawning happens in the late summer, it is </w:t>
      </w:r>
      <w:r w:rsidR="006E5F15">
        <w:rPr>
          <w:rFonts w:ascii="Times New Roman" w:hAnsi="Times New Roman" w:cs="Times New Roman"/>
          <w:sz w:val="24"/>
          <w:szCs w:val="24"/>
        </w:rPr>
        <w:t xml:space="preserve">the </w:t>
      </w:r>
      <w:r>
        <w:rPr>
          <w:rFonts w:ascii="Times New Roman" w:hAnsi="Times New Roman" w:cs="Times New Roman"/>
          <w:sz w:val="24"/>
          <w:szCs w:val="24"/>
        </w:rPr>
        <w:t xml:space="preserve">less vulnerable subadults or even early stages of adults that </w:t>
      </w:r>
      <w:r w:rsidR="0049274C">
        <w:rPr>
          <w:rFonts w:ascii="Times New Roman" w:hAnsi="Times New Roman" w:cs="Times New Roman"/>
          <w:sz w:val="24"/>
          <w:szCs w:val="24"/>
        </w:rPr>
        <w:t xml:space="preserve">transition through the winter. </w:t>
      </w:r>
      <w:r>
        <w:rPr>
          <w:rFonts w:ascii="Times New Roman" w:hAnsi="Times New Roman" w:cs="Times New Roman"/>
          <w:sz w:val="24"/>
          <w:szCs w:val="24"/>
        </w:rPr>
        <w:t xml:space="preserve">The fact that early life stages in the spring period are found dissolved in our samples confirms that the majority of the overwintering is happening in the </w:t>
      </w:r>
      <w:r w:rsidR="006E5F15">
        <w:rPr>
          <w:rFonts w:ascii="Times New Roman" w:hAnsi="Times New Roman" w:cs="Times New Roman"/>
          <w:sz w:val="24"/>
          <w:szCs w:val="24"/>
        </w:rPr>
        <w:t>Salish Sea</w:t>
      </w:r>
      <w:r>
        <w:rPr>
          <w:rFonts w:ascii="Times New Roman" w:hAnsi="Times New Roman" w:cs="Times New Roman"/>
          <w:sz w:val="24"/>
          <w:szCs w:val="24"/>
        </w:rPr>
        <w:t xml:space="preserve">. </w:t>
      </w:r>
      <w:r w:rsidR="0019093A">
        <w:rPr>
          <w:rFonts w:ascii="Times New Roman" w:hAnsi="Times New Roman" w:cs="Times New Roman"/>
          <w:sz w:val="24"/>
          <w:szCs w:val="24"/>
        </w:rPr>
        <w:t xml:space="preserve">This points towards certain resilience of pteropod population that has so far not been described or explained and supports the hypothesis </w:t>
      </w:r>
      <w:r w:rsidR="0019093A" w:rsidRPr="0019093A">
        <w:rPr>
          <w:rFonts w:ascii="Times New Roman" w:hAnsi="Times New Roman" w:cs="Times New Roman"/>
          <w:sz w:val="24"/>
          <w:szCs w:val="24"/>
        </w:rPr>
        <w:t xml:space="preserve">that </w:t>
      </w:r>
      <w:r w:rsidR="0019093A" w:rsidRPr="0019093A">
        <w:rPr>
          <w:rFonts w:ascii="Times New Roman" w:hAnsi="Times New Roman"/>
          <w:sz w:val="24"/>
          <w:szCs w:val="24"/>
        </w:rPr>
        <w:t>estuarine species may</w:t>
      </w:r>
      <w:r w:rsidR="007B3153">
        <w:rPr>
          <w:rFonts w:ascii="Times New Roman" w:hAnsi="Times New Roman"/>
          <w:sz w:val="24"/>
          <w:szCs w:val="24"/>
        </w:rPr>
        <w:t xml:space="preserve"> have adaptation mechanism that we describe in more details in here. This</w:t>
      </w:r>
      <w:r w:rsidR="0019093A" w:rsidRPr="0019093A">
        <w:rPr>
          <w:rFonts w:ascii="Times New Roman" w:hAnsi="Times New Roman"/>
          <w:sz w:val="24"/>
          <w:szCs w:val="24"/>
        </w:rPr>
        <w:t xml:space="preserve"> provide present-day insight into the physiological and ecolog</w:t>
      </w:r>
      <w:r w:rsidR="00EE64AC">
        <w:rPr>
          <w:rFonts w:ascii="Times New Roman" w:hAnsi="Times New Roman"/>
          <w:sz w:val="24"/>
          <w:szCs w:val="24"/>
        </w:rPr>
        <w:t>ical foundation of OA tolerance</w:t>
      </w:r>
      <w:r w:rsidR="0019093A">
        <w:rPr>
          <w:rFonts w:ascii="Times New Roman" w:hAnsi="Times New Roman"/>
          <w:sz w:val="24"/>
          <w:szCs w:val="24"/>
        </w:rPr>
        <w:t xml:space="preserve">. </w:t>
      </w:r>
    </w:p>
    <w:p w14:paraId="0CC5A93B" w14:textId="0DA83854" w:rsidR="00E1287C" w:rsidRDefault="00E1287C" w:rsidP="00EB1AAD">
      <w:pPr>
        <w:spacing w:after="0" w:line="480" w:lineRule="auto"/>
        <w:jc w:val="both"/>
        <w:rPr>
          <w:rFonts w:ascii="Times New Roman" w:hAnsi="Times New Roman"/>
          <w:sz w:val="24"/>
          <w:szCs w:val="24"/>
        </w:rPr>
      </w:pPr>
      <w:r>
        <w:rPr>
          <w:rFonts w:ascii="Times New Roman" w:hAnsi="Times New Roman"/>
          <w:sz w:val="24"/>
          <w:szCs w:val="24"/>
        </w:rPr>
        <w:lastRenderedPageBreak/>
        <w:t xml:space="preserve">The other adaptation strategies might involve avoidance mechanisms, modulation of their life history, genetic variability and adaptive physiological responses. </w:t>
      </w:r>
      <w:r w:rsidR="009346C3" w:rsidRPr="00A225C8">
        <w:rPr>
          <w:rFonts w:ascii="Times New Roman" w:hAnsi="Times New Roman" w:cs="Times New Roman"/>
          <w:sz w:val="24"/>
          <w:szCs w:val="24"/>
        </w:rPr>
        <w:t xml:space="preserve">Overall, the sum of potential adaptation strategies supports the hypothesis that estuarine life history and biomineralization </w:t>
      </w:r>
      <w:r w:rsidR="009346C3" w:rsidRPr="00B61B2A">
        <w:rPr>
          <w:rFonts w:ascii="Times New Roman" w:hAnsi="Times New Roman" w:cs="Times New Roman"/>
          <w:sz w:val="24"/>
          <w:szCs w:val="24"/>
        </w:rPr>
        <w:t xml:space="preserve">modulations may play a critical role in determining sensitivity of pteropods to OA in the estuarine habitats. </w:t>
      </w:r>
      <w:r w:rsidR="00B61B2A" w:rsidRPr="00B61B2A">
        <w:rPr>
          <w:rFonts w:ascii="Times New Roman" w:hAnsi="Times New Roman" w:cs="Times New Roman"/>
          <w:sz w:val="24"/>
          <w:szCs w:val="24"/>
        </w:rPr>
        <w:t xml:space="preserve">It has to be emphasized that the compensatory strategies are not unique to the estuarine systems but have </w:t>
      </w:r>
      <w:r w:rsidR="00B61B2A">
        <w:rPr>
          <w:rFonts w:ascii="Times New Roman" w:hAnsi="Times New Roman" w:cs="Times New Roman"/>
          <w:sz w:val="24"/>
          <w:szCs w:val="24"/>
        </w:rPr>
        <w:t xml:space="preserve">(at least partially) </w:t>
      </w:r>
      <w:r w:rsidR="00B61B2A" w:rsidRPr="00B61B2A">
        <w:rPr>
          <w:rFonts w:ascii="Times New Roman" w:hAnsi="Times New Roman" w:cs="Times New Roman"/>
          <w:sz w:val="24"/>
          <w:szCs w:val="24"/>
        </w:rPr>
        <w:t>been previously described in the other coastal systems, such as the one on the US West Coast (</w:t>
      </w:r>
      <w:proofErr w:type="spellStart"/>
      <w:r w:rsidR="00F707D5" w:rsidRPr="008A3D43">
        <w:rPr>
          <w:rFonts w:ascii="Times New Roman" w:eastAsia="Times New Roman" w:hAnsi="Times New Roman" w:cs="Times New Roman"/>
          <w:color w:val="000000"/>
          <w:sz w:val="24"/>
          <w:szCs w:val="24"/>
        </w:rPr>
        <w:t>Bednar</w:t>
      </w:r>
      <w:r w:rsidR="00F707D5">
        <w:rPr>
          <w:rFonts w:ascii="Times New Roman" w:eastAsia="Times New Roman" w:hAnsi="Times New Roman" w:cs="Times New Roman"/>
          <w:color w:val="000000"/>
          <w:sz w:val="24"/>
          <w:szCs w:val="24"/>
        </w:rPr>
        <w:t>š</w:t>
      </w:r>
      <w:r w:rsidR="00F707D5" w:rsidRPr="008A3D43">
        <w:rPr>
          <w:rFonts w:ascii="Times New Roman" w:eastAsia="Times New Roman" w:hAnsi="Times New Roman" w:cs="Times New Roman"/>
          <w:color w:val="000000"/>
          <w:sz w:val="24"/>
          <w:szCs w:val="24"/>
        </w:rPr>
        <w:t>ek</w:t>
      </w:r>
      <w:proofErr w:type="spellEnd"/>
      <w:r w:rsidR="00F707D5" w:rsidRPr="008A3D43">
        <w:rPr>
          <w:rFonts w:ascii="Times New Roman" w:eastAsia="Times New Roman" w:hAnsi="Times New Roman" w:cs="Times New Roman"/>
          <w:color w:val="000000"/>
          <w:sz w:val="24"/>
          <w:szCs w:val="24"/>
        </w:rPr>
        <w:t xml:space="preserve"> </w:t>
      </w:r>
      <w:r w:rsidR="00B61B2A" w:rsidRPr="00B61B2A">
        <w:rPr>
          <w:rFonts w:ascii="Times New Roman" w:hAnsi="Times New Roman" w:cs="Times New Roman"/>
          <w:sz w:val="24"/>
          <w:szCs w:val="24"/>
        </w:rPr>
        <w:t>et al., 2017</w:t>
      </w:r>
      <w:r w:rsidR="00B61B2A">
        <w:rPr>
          <w:rFonts w:ascii="Times New Roman" w:hAnsi="Times New Roman" w:cs="Times New Roman"/>
          <w:sz w:val="24"/>
          <w:szCs w:val="24"/>
        </w:rPr>
        <w:t xml:space="preserve">; </w:t>
      </w:r>
      <w:proofErr w:type="spellStart"/>
      <w:r w:rsidR="00B61B2A">
        <w:rPr>
          <w:rFonts w:ascii="Times New Roman" w:hAnsi="Times New Roman" w:cs="Times New Roman"/>
          <w:sz w:val="24"/>
          <w:szCs w:val="24"/>
        </w:rPr>
        <w:t>Mekkes</w:t>
      </w:r>
      <w:proofErr w:type="spellEnd"/>
      <w:r w:rsidR="00B61B2A">
        <w:rPr>
          <w:rFonts w:ascii="Times New Roman" w:hAnsi="Times New Roman" w:cs="Times New Roman"/>
          <w:sz w:val="24"/>
          <w:szCs w:val="24"/>
        </w:rPr>
        <w:t xml:space="preserve"> et al., in prep</w:t>
      </w:r>
      <w:r w:rsidR="00B61B2A" w:rsidRPr="00B61B2A">
        <w:rPr>
          <w:rFonts w:ascii="Times New Roman" w:hAnsi="Times New Roman" w:cs="Times New Roman"/>
          <w:sz w:val="24"/>
          <w:szCs w:val="24"/>
        </w:rPr>
        <w:t xml:space="preserve">). </w:t>
      </w:r>
      <w:r w:rsidRPr="00B61B2A">
        <w:rPr>
          <w:rFonts w:ascii="Times New Roman" w:hAnsi="Times New Roman"/>
          <w:sz w:val="24"/>
          <w:szCs w:val="24"/>
        </w:rPr>
        <w:t>We</w:t>
      </w:r>
      <w:r>
        <w:rPr>
          <w:rFonts w:ascii="Times New Roman" w:hAnsi="Times New Roman"/>
          <w:sz w:val="24"/>
          <w:szCs w:val="24"/>
        </w:rPr>
        <w:t xml:space="preserve"> examine each of </w:t>
      </w:r>
      <w:r w:rsidR="00B61B2A">
        <w:rPr>
          <w:rFonts w:ascii="Times New Roman" w:hAnsi="Times New Roman"/>
          <w:sz w:val="24"/>
          <w:szCs w:val="24"/>
        </w:rPr>
        <w:t>them</w:t>
      </w:r>
      <w:r>
        <w:rPr>
          <w:rFonts w:ascii="Times New Roman" w:hAnsi="Times New Roman"/>
          <w:sz w:val="24"/>
          <w:szCs w:val="24"/>
        </w:rPr>
        <w:t xml:space="preserve"> in more detail</w:t>
      </w:r>
      <w:r w:rsidR="006E5F15">
        <w:rPr>
          <w:rFonts w:ascii="Times New Roman" w:hAnsi="Times New Roman"/>
          <w:sz w:val="24"/>
          <w:szCs w:val="24"/>
        </w:rPr>
        <w:t xml:space="preserve"> below</w:t>
      </w:r>
      <w:r>
        <w:rPr>
          <w:rFonts w:ascii="Times New Roman" w:hAnsi="Times New Roman"/>
          <w:sz w:val="24"/>
          <w:szCs w:val="24"/>
        </w:rPr>
        <w:t>.</w:t>
      </w:r>
    </w:p>
    <w:p w14:paraId="67DB6BA7" w14:textId="77777777" w:rsidR="00E1287C" w:rsidRDefault="00E1287C" w:rsidP="00EB1AAD">
      <w:pPr>
        <w:spacing w:after="0" w:line="480" w:lineRule="auto"/>
        <w:jc w:val="both"/>
        <w:rPr>
          <w:rFonts w:ascii="Times New Roman" w:hAnsi="Times New Roman"/>
          <w:sz w:val="24"/>
          <w:szCs w:val="24"/>
        </w:rPr>
      </w:pPr>
    </w:p>
    <w:p w14:paraId="02C0B6E8" w14:textId="705AAC69" w:rsidR="007640D6" w:rsidRDefault="00A209A1" w:rsidP="00EB1AAD">
      <w:pPr>
        <w:spacing w:after="0" w:line="480" w:lineRule="auto"/>
        <w:jc w:val="both"/>
        <w:rPr>
          <w:rFonts w:ascii="Times New Roman" w:hAnsi="Times New Roman"/>
          <w:sz w:val="24"/>
          <w:szCs w:val="24"/>
        </w:rPr>
      </w:pPr>
      <w:r>
        <w:rPr>
          <w:rFonts w:ascii="Times New Roman" w:hAnsi="Times New Roman"/>
          <w:sz w:val="24"/>
          <w:szCs w:val="24"/>
        </w:rPr>
        <w:t xml:space="preserve">From the fall samples, we have seen sufficient level of variability in shell dissolution of the subadults recognizing that some of the pteropods might be less sensitive compared to the other individuals in the population. </w:t>
      </w:r>
      <w:r w:rsidR="00EE64AC">
        <w:rPr>
          <w:rFonts w:ascii="Times New Roman" w:hAnsi="Times New Roman"/>
          <w:sz w:val="24"/>
          <w:szCs w:val="24"/>
        </w:rPr>
        <w:t>Following the fall</w:t>
      </w:r>
      <w:r w:rsidR="007B3153">
        <w:rPr>
          <w:rFonts w:ascii="Times New Roman" w:hAnsi="Times New Roman"/>
          <w:sz w:val="24"/>
          <w:szCs w:val="24"/>
        </w:rPr>
        <w:t xml:space="preserve"> exposure,</w:t>
      </w:r>
      <w:r w:rsidR="00EE64AC">
        <w:rPr>
          <w:rFonts w:ascii="Times New Roman" w:hAnsi="Times New Roman"/>
          <w:sz w:val="24"/>
          <w:szCs w:val="24"/>
        </w:rPr>
        <w:t xml:space="preserve"> we found </w:t>
      </w:r>
      <w:r w:rsidR="007640D6">
        <w:rPr>
          <w:rFonts w:ascii="Times New Roman" w:hAnsi="Times New Roman"/>
          <w:sz w:val="24"/>
          <w:szCs w:val="24"/>
        </w:rPr>
        <w:t xml:space="preserve">some </w:t>
      </w:r>
      <w:r w:rsidR="00EE64AC">
        <w:rPr>
          <w:rFonts w:ascii="Times New Roman" w:hAnsi="Times New Roman"/>
          <w:sz w:val="24"/>
          <w:szCs w:val="24"/>
        </w:rPr>
        <w:t xml:space="preserve">overwintering adults in the spring sample to </w:t>
      </w:r>
      <w:r w:rsidR="007640D6">
        <w:rPr>
          <w:rFonts w:ascii="Times New Roman" w:hAnsi="Times New Roman"/>
          <w:sz w:val="24"/>
          <w:szCs w:val="24"/>
        </w:rPr>
        <w:t xml:space="preserve">have minor </w:t>
      </w:r>
      <w:r w:rsidR="00EE64AC">
        <w:rPr>
          <w:rFonts w:ascii="Times New Roman" w:hAnsi="Times New Roman"/>
          <w:sz w:val="24"/>
          <w:szCs w:val="24"/>
        </w:rPr>
        <w:t xml:space="preserve">shell </w:t>
      </w:r>
      <w:r w:rsidR="007640D6">
        <w:rPr>
          <w:rFonts w:ascii="Times New Roman" w:hAnsi="Times New Roman"/>
          <w:sz w:val="24"/>
          <w:szCs w:val="24"/>
        </w:rPr>
        <w:t xml:space="preserve">dissolution </w:t>
      </w:r>
      <w:r w:rsidR="00EE64AC">
        <w:rPr>
          <w:rFonts w:ascii="Times New Roman" w:hAnsi="Times New Roman"/>
          <w:sz w:val="24"/>
          <w:szCs w:val="24"/>
        </w:rPr>
        <w:t xml:space="preserve">despite </w:t>
      </w:r>
      <w:r w:rsidR="007640D6">
        <w:rPr>
          <w:rFonts w:ascii="Times New Roman" w:hAnsi="Times New Roman"/>
          <w:sz w:val="24"/>
          <w:szCs w:val="24"/>
        </w:rPr>
        <w:t>pro</w:t>
      </w:r>
      <w:r w:rsidR="00EE64AC">
        <w:rPr>
          <w:rFonts w:ascii="Times New Roman" w:hAnsi="Times New Roman"/>
          <w:sz w:val="24"/>
          <w:szCs w:val="24"/>
        </w:rPr>
        <w:t>long</w:t>
      </w:r>
      <w:r w:rsidR="007640D6">
        <w:rPr>
          <w:rFonts w:ascii="Times New Roman" w:hAnsi="Times New Roman"/>
          <w:sz w:val="24"/>
          <w:szCs w:val="24"/>
        </w:rPr>
        <w:t xml:space="preserve">ed fall </w:t>
      </w:r>
      <w:proofErr w:type="spellStart"/>
      <w:r w:rsidR="007640D6">
        <w:rPr>
          <w:rFonts w:ascii="Arial" w:hAnsi="Arial" w:cs="Arial"/>
          <w:sz w:val="24"/>
          <w:szCs w:val="24"/>
        </w:rPr>
        <w:t>Ω</w:t>
      </w:r>
      <w:r w:rsidR="007640D6" w:rsidRPr="007640D6">
        <w:rPr>
          <w:rFonts w:ascii="Times New Roman" w:hAnsi="Times New Roman"/>
          <w:sz w:val="24"/>
          <w:szCs w:val="24"/>
          <w:vertAlign w:val="subscript"/>
        </w:rPr>
        <w:t>ar</w:t>
      </w:r>
      <w:proofErr w:type="spellEnd"/>
      <w:r w:rsidR="007640D6">
        <w:rPr>
          <w:rFonts w:ascii="Times New Roman" w:hAnsi="Times New Roman"/>
          <w:sz w:val="24"/>
          <w:szCs w:val="24"/>
        </w:rPr>
        <w:t xml:space="preserve">&lt;1 </w:t>
      </w:r>
      <w:r w:rsidR="00EE64AC">
        <w:rPr>
          <w:rFonts w:ascii="Times New Roman" w:hAnsi="Times New Roman"/>
          <w:sz w:val="24"/>
          <w:szCs w:val="24"/>
        </w:rPr>
        <w:t xml:space="preserve">expected to induce severe shell damages. </w:t>
      </w:r>
      <w:r w:rsidR="002C0D55">
        <w:rPr>
          <w:rFonts w:ascii="Times New Roman" w:hAnsi="Times New Roman"/>
          <w:sz w:val="24"/>
          <w:szCs w:val="24"/>
        </w:rPr>
        <w:t xml:space="preserve">We assume that severely affected organism in the fall would be subjected </w:t>
      </w:r>
      <w:r w:rsidR="002C0D55" w:rsidRPr="00B61B2A">
        <w:rPr>
          <w:rFonts w:ascii="Times New Roman" w:hAnsi="Times New Roman"/>
          <w:sz w:val="24"/>
          <w:szCs w:val="24"/>
        </w:rPr>
        <w:t>to mortality and only the ones with minor dissolution or intact shell would be able to go through the winter</w:t>
      </w:r>
      <w:r w:rsidR="007640D6">
        <w:rPr>
          <w:rFonts w:ascii="Times New Roman" w:hAnsi="Times New Roman"/>
          <w:sz w:val="24"/>
          <w:szCs w:val="24"/>
        </w:rPr>
        <w:t xml:space="preserve">, hence some of the individuals in spring only show minor dissolution. </w:t>
      </w:r>
    </w:p>
    <w:p w14:paraId="21DA2C4C" w14:textId="49E22A63" w:rsidR="008D2414" w:rsidRDefault="008D2414" w:rsidP="00EB1AAD">
      <w:pPr>
        <w:spacing w:after="0" w:line="480" w:lineRule="auto"/>
        <w:jc w:val="both"/>
        <w:rPr>
          <w:rFonts w:ascii="Times New Roman" w:hAnsi="Times New Roman"/>
          <w:sz w:val="24"/>
          <w:szCs w:val="24"/>
        </w:rPr>
      </w:pPr>
    </w:p>
    <w:p w14:paraId="57F611BE" w14:textId="77777777" w:rsidR="007640D6" w:rsidRDefault="00E1287C" w:rsidP="00EB1AAD">
      <w:pPr>
        <w:spacing w:after="0" w:line="480" w:lineRule="auto"/>
        <w:jc w:val="both"/>
        <w:rPr>
          <w:rFonts w:ascii="Times New Roman" w:hAnsi="Times New Roman"/>
          <w:sz w:val="24"/>
          <w:szCs w:val="24"/>
        </w:rPr>
      </w:pPr>
      <w:r>
        <w:rPr>
          <w:rFonts w:ascii="Times New Roman" w:hAnsi="Times New Roman"/>
          <w:sz w:val="24"/>
          <w:szCs w:val="24"/>
        </w:rPr>
        <w:t>The</w:t>
      </w:r>
      <w:r w:rsidR="00A209A1">
        <w:rPr>
          <w:rFonts w:ascii="Times New Roman" w:hAnsi="Times New Roman"/>
          <w:sz w:val="24"/>
          <w:szCs w:val="24"/>
        </w:rPr>
        <w:t xml:space="preserve"> intact </w:t>
      </w:r>
      <w:r>
        <w:rPr>
          <w:rFonts w:ascii="Times New Roman" w:hAnsi="Times New Roman"/>
          <w:sz w:val="24"/>
          <w:szCs w:val="24"/>
        </w:rPr>
        <w:t xml:space="preserve">adult </w:t>
      </w:r>
      <w:r w:rsidR="00A209A1">
        <w:rPr>
          <w:rFonts w:ascii="Times New Roman" w:hAnsi="Times New Roman"/>
          <w:sz w:val="24"/>
          <w:szCs w:val="24"/>
        </w:rPr>
        <w:t>orga</w:t>
      </w:r>
      <w:r w:rsidR="00A66C02">
        <w:rPr>
          <w:rFonts w:ascii="Times New Roman" w:hAnsi="Times New Roman"/>
          <w:sz w:val="24"/>
          <w:szCs w:val="24"/>
        </w:rPr>
        <w:t>nism</w:t>
      </w:r>
      <w:r>
        <w:rPr>
          <w:rFonts w:ascii="Times New Roman" w:hAnsi="Times New Roman"/>
          <w:sz w:val="24"/>
          <w:szCs w:val="24"/>
        </w:rPr>
        <w:t>s</w:t>
      </w:r>
      <w:r w:rsidR="00A66C02">
        <w:rPr>
          <w:rFonts w:ascii="Times New Roman" w:hAnsi="Times New Roman"/>
          <w:sz w:val="24"/>
          <w:szCs w:val="24"/>
        </w:rPr>
        <w:t xml:space="preserve"> </w:t>
      </w:r>
      <w:r>
        <w:rPr>
          <w:rFonts w:ascii="Times New Roman" w:hAnsi="Times New Roman"/>
          <w:sz w:val="24"/>
          <w:szCs w:val="24"/>
        </w:rPr>
        <w:t>might also implement avoidance strategy</w:t>
      </w:r>
      <w:r w:rsidR="00A66C02">
        <w:rPr>
          <w:rFonts w:ascii="Times New Roman" w:hAnsi="Times New Roman"/>
          <w:sz w:val="24"/>
          <w:szCs w:val="24"/>
        </w:rPr>
        <w:t xml:space="preserve"> </w:t>
      </w:r>
      <w:r>
        <w:rPr>
          <w:rFonts w:ascii="Times New Roman" w:hAnsi="Times New Roman"/>
          <w:sz w:val="24"/>
          <w:szCs w:val="24"/>
        </w:rPr>
        <w:t xml:space="preserve">to prevent </w:t>
      </w:r>
      <w:r w:rsidR="00A66C02">
        <w:rPr>
          <w:rFonts w:ascii="Times New Roman" w:hAnsi="Times New Roman"/>
          <w:sz w:val="24"/>
          <w:szCs w:val="24"/>
        </w:rPr>
        <w:t>dissolution</w:t>
      </w:r>
      <w:r>
        <w:rPr>
          <w:rFonts w:ascii="Times New Roman" w:hAnsi="Times New Roman"/>
          <w:sz w:val="24"/>
          <w:szCs w:val="24"/>
        </w:rPr>
        <w:t>. This would</w:t>
      </w:r>
      <w:r w:rsidR="00A66C02">
        <w:rPr>
          <w:rFonts w:ascii="Times New Roman" w:hAnsi="Times New Roman"/>
          <w:sz w:val="24"/>
          <w:szCs w:val="24"/>
        </w:rPr>
        <w:t xml:space="preserve"> include</w:t>
      </w:r>
      <w:r>
        <w:rPr>
          <w:rFonts w:ascii="Times New Roman" w:hAnsi="Times New Roman"/>
          <w:sz w:val="24"/>
          <w:szCs w:val="24"/>
        </w:rPr>
        <w:t xml:space="preserve"> the</w:t>
      </w:r>
      <w:r w:rsidR="00A66C02">
        <w:rPr>
          <w:rFonts w:ascii="Times New Roman" w:hAnsi="Times New Roman"/>
          <w:sz w:val="24"/>
          <w:szCs w:val="24"/>
        </w:rPr>
        <w:t xml:space="preserve"> </w:t>
      </w:r>
      <w:r w:rsidR="002C0D55">
        <w:rPr>
          <w:rFonts w:ascii="Times New Roman" w:hAnsi="Times New Roman"/>
          <w:sz w:val="24"/>
          <w:szCs w:val="24"/>
        </w:rPr>
        <w:t xml:space="preserve">migration </w:t>
      </w:r>
      <w:r w:rsidR="00A209A1">
        <w:rPr>
          <w:rFonts w:ascii="Times New Roman" w:hAnsi="Times New Roman"/>
          <w:sz w:val="24"/>
          <w:szCs w:val="24"/>
        </w:rPr>
        <w:t>to</w:t>
      </w:r>
      <w:r w:rsidR="00AD7598">
        <w:rPr>
          <w:rFonts w:ascii="Times New Roman" w:hAnsi="Times New Roman"/>
          <w:sz w:val="24"/>
          <w:szCs w:val="24"/>
        </w:rPr>
        <w:t xml:space="preserve"> the upper surface waters supersaturated within the upper 50 m, and near-saturated in the upper 20 m in the most severely affected </w:t>
      </w:r>
      <w:r>
        <w:rPr>
          <w:rFonts w:ascii="Times New Roman" w:hAnsi="Times New Roman"/>
          <w:sz w:val="24"/>
          <w:szCs w:val="24"/>
        </w:rPr>
        <w:t>sub habitats</w:t>
      </w:r>
      <w:r w:rsidR="00AD7598">
        <w:rPr>
          <w:rFonts w:ascii="Times New Roman" w:hAnsi="Times New Roman"/>
          <w:sz w:val="24"/>
          <w:szCs w:val="24"/>
        </w:rPr>
        <w:t xml:space="preserve"> (</w:t>
      </w:r>
      <w:r w:rsidR="006E5F15">
        <w:rPr>
          <w:rFonts w:ascii="Times New Roman" w:hAnsi="Times New Roman"/>
          <w:sz w:val="24"/>
          <w:szCs w:val="24"/>
        </w:rPr>
        <w:t xml:space="preserve">Feely et al. 2010; </w:t>
      </w:r>
      <w:r w:rsidR="00AD7598">
        <w:rPr>
          <w:rFonts w:ascii="Times New Roman" w:hAnsi="Times New Roman"/>
          <w:sz w:val="24"/>
          <w:szCs w:val="24"/>
        </w:rPr>
        <w:t>Pelletier, pers comm). Upper surface water is preferred habitat also given oxygen concentrations, the lack of which could otherwise more severely affect shell dissolution (</w:t>
      </w:r>
      <w:proofErr w:type="spellStart"/>
      <w:r w:rsidR="00F707D5" w:rsidRPr="008A3D43">
        <w:rPr>
          <w:rFonts w:ascii="Times New Roman" w:eastAsia="Times New Roman" w:hAnsi="Times New Roman" w:cs="Times New Roman"/>
          <w:color w:val="000000"/>
          <w:sz w:val="24"/>
          <w:szCs w:val="24"/>
        </w:rPr>
        <w:t>Bednar</w:t>
      </w:r>
      <w:r w:rsidR="00F707D5">
        <w:rPr>
          <w:rFonts w:ascii="Times New Roman" w:eastAsia="Times New Roman" w:hAnsi="Times New Roman" w:cs="Times New Roman"/>
          <w:color w:val="000000"/>
          <w:sz w:val="24"/>
          <w:szCs w:val="24"/>
        </w:rPr>
        <w:t>š</w:t>
      </w:r>
      <w:r w:rsidR="00F707D5" w:rsidRPr="008A3D43">
        <w:rPr>
          <w:rFonts w:ascii="Times New Roman" w:eastAsia="Times New Roman" w:hAnsi="Times New Roman" w:cs="Times New Roman"/>
          <w:color w:val="000000"/>
          <w:sz w:val="24"/>
          <w:szCs w:val="24"/>
        </w:rPr>
        <w:t>ek</w:t>
      </w:r>
      <w:proofErr w:type="spellEnd"/>
      <w:r w:rsidR="00F707D5" w:rsidRPr="008A3D43">
        <w:rPr>
          <w:rFonts w:ascii="Times New Roman" w:eastAsia="Times New Roman" w:hAnsi="Times New Roman" w:cs="Times New Roman"/>
          <w:color w:val="000000"/>
          <w:sz w:val="24"/>
          <w:szCs w:val="24"/>
        </w:rPr>
        <w:t xml:space="preserve"> </w:t>
      </w:r>
      <w:r w:rsidR="00AD7598">
        <w:rPr>
          <w:rFonts w:ascii="Times New Roman" w:hAnsi="Times New Roman"/>
          <w:sz w:val="24"/>
          <w:szCs w:val="24"/>
        </w:rPr>
        <w:t xml:space="preserve">et al., 2018). </w:t>
      </w:r>
      <w:r w:rsidR="002C0D55">
        <w:rPr>
          <w:rFonts w:ascii="Times New Roman" w:hAnsi="Times New Roman"/>
          <w:sz w:val="24"/>
          <w:szCs w:val="24"/>
        </w:rPr>
        <w:t xml:space="preserve">The transfer with advection of intact adults from other OA </w:t>
      </w:r>
      <w:r>
        <w:rPr>
          <w:rFonts w:ascii="Times New Roman" w:hAnsi="Times New Roman"/>
          <w:sz w:val="24"/>
          <w:szCs w:val="24"/>
        </w:rPr>
        <w:t>sweet spot</w:t>
      </w:r>
      <w:r w:rsidR="002C0D55">
        <w:rPr>
          <w:rFonts w:ascii="Times New Roman" w:hAnsi="Times New Roman"/>
          <w:sz w:val="24"/>
          <w:szCs w:val="24"/>
        </w:rPr>
        <w:t xml:space="preserve"> is possible but not very </w:t>
      </w:r>
      <w:r w:rsidR="002C0D55">
        <w:rPr>
          <w:rFonts w:ascii="Times New Roman" w:hAnsi="Times New Roman"/>
          <w:sz w:val="24"/>
          <w:szCs w:val="24"/>
        </w:rPr>
        <w:lastRenderedPageBreak/>
        <w:t xml:space="preserve">likely given that we have found larval organisms at the same stations severely affected by dissolution.  </w:t>
      </w:r>
    </w:p>
    <w:p w14:paraId="1CED1405" w14:textId="1369ABF2" w:rsidR="002C0D55" w:rsidRDefault="002C0D55" w:rsidP="00EB1AAD">
      <w:pPr>
        <w:spacing w:after="0" w:line="480" w:lineRule="auto"/>
        <w:jc w:val="both"/>
        <w:rPr>
          <w:rFonts w:ascii="Times New Roman" w:hAnsi="Times New Roman"/>
          <w:sz w:val="24"/>
          <w:szCs w:val="24"/>
        </w:rPr>
      </w:pPr>
      <w:r>
        <w:rPr>
          <w:rFonts w:ascii="Times New Roman" w:hAnsi="Times New Roman"/>
          <w:sz w:val="24"/>
          <w:szCs w:val="24"/>
        </w:rPr>
        <w:t xml:space="preserve">Second adaptation </w:t>
      </w:r>
      <w:r w:rsidR="00EE64AC">
        <w:rPr>
          <w:rFonts w:ascii="Times New Roman" w:hAnsi="Times New Roman"/>
          <w:sz w:val="24"/>
          <w:szCs w:val="24"/>
        </w:rPr>
        <w:t>strategy</w:t>
      </w:r>
      <w:r w:rsidR="00A209A1">
        <w:rPr>
          <w:rFonts w:ascii="Times New Roman" w:hAnsi="Times New Roman"/>
          <w:sz w:val="24"/>
          <w:szCs w:val="24"/>
        </w:rPr>
        <w:t xml:space="preserve"> of pteropods in the estuarine regime include the</w:t>
      </w:r>
      <w:r>
        <w:rPr>
          <w:rFonts w:ascii="Times New Roman" w:hAnsi="Times New Roman"/>
          <w:sz w:val="24"/>
          <w:szCs w:val="24"/>
        </w:rPr>
        <w:t xml:space="preserve"> modulation of their life history</w:t>
      </w:r>
      <w:r w:rsidR="00A209A1">
        <w:rPr>
          <w:rFonts w:ascii="Times New Roman" w:hAnsi="Times New Roman"/>
          <w:sz w:val="24"/>
          <w:szCs w:val="24"/>
        </w:rPr>
        <w:t xml:space="preserve">. We have observed that pteropod induce the primary spawning earlier in the season </w:t>
      </w:r>
      <w:r w:rsidR="00A225C8">
        <w:rPr>
          <w:rFonts w:ascii="Times New Roman" w:hAnsi="Times New Roman"/>
          <w:sz w:val="24"/>
          <w:szCs w:val="24"/>
        </w:rPr>
        <w:t>after the intense bloom. This is necessary given that egg production</w:t>
      </w:r>
      <w:r w:rsidR="00E1287C">
        <w:rPr>
          <w:rFonts w:ascii="Times New Roman" w:hAnsi="Times New Roman"/>
          <w:sz w:val="24"/>
          <w:szCs w:val="24"/>
        </w:rPr>
        <w:t xml:space="preserve"> and larval survival</w:t>
      </w:r>
      <w:r w:rsidR="00A225C8">
        <w:rPr>
          <w:rFonts w:ascii="Times New Roman" w:hAnsi="Times New Roman"/>
          <w:sz w:val="24"/>
          <w:szCs w:val="24"/>
        </w:rPr>
        <w:t xml:space="preserve"> can be detrimentally affected by </w:t>
      </w:r>
      <w:proofErr w:type="spellStart"/>
      <w:r w:rsidR="00E1287C">
        <w:rPr>
          <w:rFonts w:ascii="Arial" w:hAnsi="Arial" w:cs="Arial"/>
          <w:sz w:val="24"/>
          <w:szCs w:val="24"/>
        </w:rPr>
        <w:t>Ω</w:t>
      </w:r>
      <w:r w:rsidR="00E1287C" w:rsidRPr="007A761F">
        <w:rPr>
          <w:rFonts w:ascii="Times New Roman" w:hAnsi="Times New Roman" w:cs="Times New Roman"/>
          <w:sz w:val="24"/>
          <w:szCs w:val="24"/>
          <w:vertAlign w:val="subscript"/>
        </w:rPr>
        <w:t>ar</w:t>
      </w:r>
      <w:proofErr w:type="spellEnd"/>
      <w:r w:rsidR="00E1287C">
        <w:rPr>
          <w:rFonts w:ascii="Times New Roman" w:hAnsi="Times New Roman"/>
          <w:sz w:val="24"/>
          <w:szCs w:val="24"/>
        </w:rPr>
        <w:t xml:space="preserve"> &lt;1 </w:t>
      </w:r>
      <w:proofErr w:type="spellStart"/>
      <w:r w:rsidR="00A225C8">
        <w:rPr>
          <w:rFonts w:ascii="Times New Roman" w:hAnsi="Times New Roman"/>
          <w:sz w:val="24"/>
          <w:szCs w:val="24"/>
        </w:rPr>
        <w:t>Manno</w:t>
      </w:r>
      <w:proofErr w:type="spellEnd"/>
      <w:r w:rsidR="00A225C8">
        <w:rPr>
          <w:rFonts w:ascii="Times New Roman" w:hAnsi="Times New Roman"/>
          <w:sz w:val="24"/>
          <w:szCs w:val="24"/>
        </w:rPr>
        <w:t xml:space="preserve"> et al., 2018; </w:t>
      </w:r>
      <w:r w:rsidR="00E1287C">
        <w:rPr>
          <w:rFonts w:ascii="Times New Roman" w:hAnsi="Times New Roman"/>
          <w:sz w:val="24"/>
          <w:szCs w:val="24"/>
        </w:rPr>
        <w:t xml:space="preserve">Gardner et al., 2017; </w:t>
      </w:r>
      <w:proofErr w:type="spellStart"/>
      <w:r w:rsidR="00F707D5" w:rsidRPr="008A3D43">
        <w:rPr>
          <w:rFonts w:ascii="Times New Roman" w:eastAsia="Times New Roman" w:hAnsi="Times New Roman" w:cs="Times New Roman"/>
          <w:color w:val="000000"/>
          <w:sz w:val="24"/>
          <w:szCs w:val="24"/>
        </w:rPr>
        <w:t>Bednar</w:t>
      </w:r>
      <w:r w:rsidR="00F707D5">
        <w:rPr>
          <w:rFonts w:ascii="Times New Roman" w:eastAsia="Times New Roman" w:hAnsi="Times New Roman" w:cs="Times New Roman"/>
          <w:color w:val="000000"/>
          <w:sz w:val="24"/>
          <w:szCs w:val="24"/>
        </w:rPr>
        <w:t>š</w:t>
      </w:r>
      <w:r w:rsidR="00F707D5" w:rsidRPr="008A3D43">
        <w:rPr>
          <w:rFonts w:ascii="Times New Roman" w:eastAsia="Times New Roman" w:hAnsi="Times New Roman" w:cs="Times New Roman"/>
          <w:color w:val="000000"/>
          <w:sz w:val="24"/>
          <w:szCs w:val="24"/>
        </w:rPr>
        <w:t>ek</w:t>
      </w:r>
      <w:proofErr w:type="spellEnd"/>
      <w:r w:rsidR="00F707D5" w:rsidRPr="008A3D43">
        <w:rPr>
          <w:rFonts w:ascii="Times New Roman" w:eastAsia="Times New Roman" w:hAnsi="Times New Roman" w:cs="Times New Roman"/>
          <w:color w:val="000000"/>
          <w:sz w:val="24"/>
          <w:szCs w:val="24"/>
        </w:rPr>
        <w:t xml:space="preserve"> </w:t>
      </w:r>
      <w:r w:rsidR="00A225C8">
        <w:rPr>
          <w:rFonts w:ascii="Times New Roman" w:hAnsi="Times New Roman"/>
          <w:sz w:val="24"/>
          <w:szCs w:val="24"/>
        </w:rPr>
        <w:t xml:space="preserve">et al., 2018). </w:t>
      </w:r>
      <w:r w:rsidR="00A209A1">
        <w:rPr>
          <w:rFonts w:ascii="Times New Roman" w:hAnsi="Times New Roman"/>
          <w:sz w:val="24"/>
          <w:szCs w:val="24"/>
        </w:rPr>
        <w:t xml:space="preserve">With earlier spawning, the organism </w:t>
      </w:r>
      <w:r w:rsidR="00A66C02">
        <w:rPr>
          <w:rFonts w:ascii="Times New Roman" w:hAnsi="Times New Roman"/>
          <w:sz w:val="24"/>
          <w:szCs w:val="24"/>
        </w:rPr>
        <w:t xml:space="preserve">will </w:t>
      </w:r>
      <w:r w:rsidR="00A209A1">
        <w:rPr>
          <w:rFonts w:ascii="Times New Roman" w:hAnsi="Times New Roman"/>
          <w:sz w:val="24"/>
          <w:szCs w:val="24"/>
        </w:rPr>
        <w:t xml:space="preserve">mature </w:t>
      </w:r>
      <w:r w:rsidR="00EE64AC">
        <w:rPr>
          <w:rFonts w:ascii="Times New Roman" w:hAnsi="Times New Roman"/>
          <w:sz w:val="24"/>
          <w:szCs w:val="24"/>
        </w:rPr>
        <w:t>earlier</w:t>
      </w:r>
      <w:r w:rsidR="00A209A1">
        <w:rPr>
          <w:rFonts w:ascii="Times New Roman" w:hAnsi="Times New Roman"/>
          <w:sz w:val="24"/>
          <w:szCs w:val="24"/>
        </w:rPr>
        <w:t xml:space="preserve"> under more </w:t>
      </w:r>
      <w:r w:rsidR="00EE64AC">
        <w:rPr>
          <w:rFonts w:ascii="Times New Roman" w:hAnsi="Times New Roman"/>
          <w:sz w:val="24"/>
          <w:szCs w:val="24"/>
        </w:rPr>
        <w:t>favorable</w:t>
      </w:r>
      <w:r w:rsidR="00E1287C">
        <w:rPr>
          <w:rFonts w:ascii="Times New Roman" w:hAnsi="Times New Roman"/>
          <w:sz w:val="24"/>
          <w:szCs w:val="24"/>
        </w:rPr>
        <w:t xml:space="preserve"> conditions, and can ‘squeeze’ additional spawning later in the year, which can assure </w:t>
      </w:r>
      <w:r w:rsidR="00A209A1">
        <w:rPr>
          <w:rFonts w:ascii="Times New Roman" w:hAnsi="Times New Roman"/>
          <w:sz w:val="24"/>
          <w:szCs w:val="24"/>
        </w:rPr>
        <w:t xml:space="preserve">prolonged secondary spawning, </w:t>
      </w:r>
      <w:r w:rsidR="00E1287C">
        <w:rPr>
          <w:rFonts w:ascii="Times New Roman" w:hAnsi="Times New Roman"/>
          <w:sz w:val="24"/>
          <w:szCs w:val="24"/>
        </w:rPr>
        <w:t>and thus</w:t>
      </w:r>
      <w:r w:rsidR="00A209A1">
        <w:rPr>
          <w:rFonts w:ascii="Times New Roman" w:hAnsi="Times New Roman"/>
          <w:sz w:val="24"/>
          <w:szCs w:val="24"/>
        </w:rPr>
        <w:t xml:space="preserve"> sustainability of the population.</w:t>
      </w:r>
    </w:p>
    <w:p w14:paraId="4E25C9E0" w14:textId="77777777" w:rsidR="00EE64AC" w:rsidRDefault="00EE64AC" w:rsidP="00EB1AAD">
      <w:pPr>
        <w:spacing w:after="0" w:line="480" w:lineRule="auto"/>
        <w:jc w:val="both"/>
        <w:rPr>
          <w:rFonts w:ascii="Times New Roman" w:hAnsi="Times New Roman"/>
          <w:sz w:val="24"/>
          <w:szCs w:val="24"/>
        </w:rPr>
      </w:pPr>
    </w:p>
    <w:p w14:paraId="0A2FF112" w14:textId="53A99395" w:rsidR="009346C3" w:rsidRDefault="00EE64AC" w:rsidP="00EB1AAD">
      <w:pPr>
        <w:spacing w:after="0" w:line="480" w:lineRule="auto"/>
        <w:jc w:val="both"/>
        <w:rPr>
          <w:rFonts w:ascii="Times New Roman" w:hAnsi="Times New Roman"/>
          <w:sz w:val="24"/>
          <w:szCs w:val="24"/>
        </w:rPr>
      </w:pPr>
      <w:r>
        <w:rPr>
          <w:rFonts w:ascii="Times New Roman" w:hAnsi="Times New Roman"/>
          <w:sz w:val="24"/>
          <w:szCs w:val="24"/>
        </w:rPr>
        <w:t xml:space="preserve">Third strategy is </w:t>
      </w:r>
      <w:r w:rsidR="002C0D55">
        <w:rPr>
          <w:rFonts w:ascii="Times New Roman" w:hAnsi="Times New Roman"/>
          <w:sz w:val="24"/>
          <w:szCs w:val="24"/>
        </w:rPr>
        <w:t xml:space="preserve">the presence of </w:t>
      </w:r>
      <w:r>
        <w:rPr>
          <w:rFonts w:ascii="Times New Roman" w:hAnsi="Times New Roman"/>
          <w:sz w:val="24"/>
          <w:szCs w:val="24"/>
        </w:rPr>
        <w:t xml:space="preserve">different subspecies with potential different degree of resilience. We have found </w:t>
      </w:r>
      <w:proofErr w:type="spellStart"/>
      <w:r w:rsidRPr="00EE64AC">
        <w:rPr>
          <w:rFonts w:ascii="Times New Roman" w:hAnsi="Times New Roman"/>
          <w:i/>
          <w:sz w:val="24"/>
          <w:szCs w:val="24"/>
        </w:rPr>
        <w:t>Limacina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helicina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helicina</w:t>
      </w:r>
      <w:proofErr w:type="spellEnd"/>
      <w:r w:rsidRPr="00EE64AC">
        <w:rPr>
          <w:rFonts w:ascii="Times New Roman" w:hAnsi="Times New Roman"/>
          <w:i/>
          <w:sz w:val="24"/>
          <w:szCs w:val="24"/>
        </w:rPr>
        <w:t xml:space="preserve"> </w:t>
      </w:r>
      <w:r>
        <w:rPr>
          <w:rFonts w:ascii="Times New Roman" w:hAnsi="Times New Roman"/>
          <w:sz w:val="24"/>
          <w:szCs w:val="24"/>
        </w:rPr>
        <w:t xml:space="preserve">and </w:t>
      </w:r>
      <w:proofErr w:type="spellStart"/>
      <w:r w:rsidRPr="00EE64AC">
        <w:rPr>
          <w:rFonts w:ascii="Times New Roman" w:hAnsi="Times New Roman"/>
          <w:i/>
          <w:sz w:val="24"/>
          <w:szCs w:val="24"/>
        </w:rPr>
        <w:t>Limacina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helicina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pacifica</w:t>
      </w:r>
      <w:proofErr w:type="spellEnd"/>
      <w:r>
        <w:rPr>
          <w:rFonts w:ascii="Times New Roman" w:hAnsi="Times New Roman"/>
          <w:sz w:val="24"/>
          <w:szCs w:val="24"/>
        </w:rPr>
        <w:t xml:space="preserve"> to be both inhabiting winter habitats.</w:t>
      </w:r>
      <w:r w:rsidR="00E1287C">
        <w:rPr>
          <w:rFonts w:ascii="Times New Roman" w:hAnsi="Times New Roman"/>
          <w:sz w:val="24"/>
          <w:szCs w:val="24"/>
        </w:rPr>
        <w:t xml:space="preserve"> O</w:t>
      </w:r>
      <w:r>
        <w:rPr>
          <w:rFonts w:ascii="Times New Roman" w:hAnsi="Times New Roman"/>
          <w:sz w:val="24"/>
          <w:szCs w:val="24"/>
        </w:rPr>
        <w:t xml:space="preserve">ur preliminary data indicates that </w:t>
      </w:r>
      <w:proofErr w:type="spellStart"/>
      <w:r w:rsidRPr="00EE64AC">
        <w:rPr>
          <w:rFonts w:ascii="Times New Roman" w:hAnsi="Times New Roman"/>
          <w:i/>
          <w:sz w:val="24"/>
          <w:szCs w:val="24"/>
        </w:rPr>
        <w:t>Limacina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helicina</w:t>
      </w:r>
      <w:proofErr w:type="spellEnd"/>
      <w:r w:rsidRPr="00EE64AC">
        <w:rPr>
          <w:rFonts w:ascii="Times New Roman" w:hAnsi="Times New Roman"/>
          <w:i/>
          <w:sz w:val="24"/>
          <w:szCs w:val="24"/>
        </w:rPr>
        <w:t xml:space="preserve"> </w:t>
      </w:r>
      <w:proofErr w:type="spellStart"/>
      <w:r w:rsidRPr="00EE64AC">
        <w:rPr>
          <w:rFonts w:ascii="Times New Roman" w:hAnsi="Times New Roman"/>
          <w:i/>
          <w:sz w:val="24"/>
          <w:szCs w:val="24"/>
        </w:rPr>
        <w:t>helicina</w:t>
      </w:r>
      <w:proofErr w:type="spellEnd"/>
      <w:r w:rsidR="00E1287C" w:rsidRPr="00E1287C">
        <w:rPr>
          <w:rFonts w:ascii="Times New Roman" w:hAnsi="Times New Roman"/>
          <w:sz w:val="24"/>
          <w:szCs w:val="24"/>
        </w:rPr>
        <w:t>, the species with thicker shell, could be potentially mor</w:t>
      </w:r>
      <w:r w:rsidRPr="00E1287C">
        <w:rPr>
          <w:rFonts w:ascii="Times New Roman" w:hAnsi="Times New Roman"/>
          <w:sz w:val="24"/>
          <w:szCs w:val="24"/>
        </w:rPr>
        <w:t>e</w:t>
      </w:r>
      <w:r>
        <w:rPr>
          <w:rFonts w:ascii="Times New Roman" w:hAnsi="Times New Roman"/>
          <w:sz w:val="24"/>
          <w:szCs w:val="24"/>
        </w:rPr>
        <w:t xml:space="preserve"> resilient and inhabits </w:t>
      </w:r>
      <w:r w:rsidR="00E1287C">
        <w:rPr>
          <w:rFonts w:ascii="Times New Roman" w:hAnsi="Times New Roman"/>
          <w:sz w:val="24"/>
          <w:szCs w:val="24"/>
        </w:rPr>
        <w:t>more</w:t>
      </w:r>
      <w:r>
        <w:rPr>
          <w:rFonts w:ascii="Times New Roman" w:hAnsi="Times New Roman"/>
          <w:sz w:val="24"/>
          <w:szCs w:val="24"/>
        </w:rPr>
        <w:t xml:space="preserve"> severely affected </w:t>
      </w:r>
      <w:proofErr w:type="spellStart"/>
      <w:r w:rsidR="00E1287C">
        <w:rPr>
          <w:rFonts w:ascii="Times New Roman" w:hAnsi="Times New Roman"/>
          <w:sz w:val="24"/>
          <w:szCs w:val="24"/>
        </w:rPr>
        <w:t>sub</w:t>
      </w:r>
      <w:r>
        <w:rPr>
          <w:rFonts w:ascii="Times New Roman" w:hAnsi="Times New Roman"/>
          <w:sz w:val="24"/>
          <w:szCs w:val="24"/>
        </w:rPr>
        <w:t>habitats</w:t>
      </w:r>
      <w:proofErr w:type="spellEnd"/>
      <w:r>
        <w:rPr>
          <w:rFonts w:ascii="Times New Roman" w:hAnsi="Times New Roman"/>
          <w:sz w:val="24"/>
          <w:szCs w:val="24"/>
        </w:rPr>
        <w:t xml:space="preserve">. </w:t>
      </w:r>
      <w:r w:rsidR="00A66C02">
        <w:rPr>
          <w:rFonts w:ascii="Times New Roman" w:hAnsi="Times New Roman"/>
          <w:sz w:val="24"/>
          <w:szCs w:val="24"/>
        </w:rPr>
        <w:t xml:space="preserve">It is worth noting that regardless of the species, we have observed thick periostracum in both species that might importantly contribute to preservation of the shell during prolonged </w:t>
      </w:r>
      <w:proofErr w:type="spellStart"/>
      <w:r w:rsidR="00E1287C">
        <w:rPr>
          <w:rFonts w:ascii="Arial" w:hAnsi="Arial" w:cs="Arial"/>
          <w:sz w:val="24"/>
          <w:szCs w:val="24"/>
        </w:rPr>
        <w:t>Ω</w:t>
      </w:r>
      <w:r w:rsidR="00E1287C" w:rsidRPr="007A761F">
        <w:rPr>
          <w:rFonts w:ascii="Times New Roman" w:hAnsi="Times New Roman" w:cs="Times New Roman"/>
          <w:sz w:val="24"/>
          <w:szCs w:val="24"/>
          <w:vertAlign w:val="subscript"/>
        </w:rPr>
        <w:t>ar</w:t>
      </w:r>
      <w:proofErr w:type="spellEnd"/>
      <w:r w:rsidR="00E1287C">
        <w:rPr>
          <w:rFonts w:ascii="Times New Roman" w:hAnsi="Times New Roman"/>
          <w:sz w:val="24"/>
          <w:szCs w:val="24"/>
        </w:rPr>
        <w:t xml:space="preserve"> &lt;1 </w:t>
      </w:r>
      <w:r w:rsidR="00A66C02">
        <w:rPr>
          <w:rFonts w:ascii="Times New Roman" w:hAnsi="Times New Roman"/>
          <w:sz w:val="24"/>
          <w:szCs w:val="24"/>
        </w:rPr>
        <w:t>exposure. H</w:t>
      </w:r>
      <w:r>
        <w:rPr>
          <w:rFonts w:ascii="Times New Roman" w:hAnsi="Times New Roman"/>
          <w:sz w:val="24"/>
          <w:szCs w:val="24"/>
        </w:rPr>
        <w:t xml:space="preserve">owever, phylogenetic characterization of </w:t>
      </w:r>
      <w:r w:rsidR="00A225C8">
        <w:rPr>
          <w:rFonts w:ascii="Times New Roman" w:hAnsi="Times New Roman"/>
          <w:sz w:val="24"/>
          <w:szCs w:val="24"/>
        </w:rPr>
        <w:t>t</w:t>
      </w:r>
      <w:r>
        <w:rPr>
          <w:rFonts w:ascii="Times New Roman" w:hAnsi="Times New Roman"/>
          <w:sz w:val="24"/>
          <w:szCs w:val="24"/>
        </w:rPr>
        <w:t xml:space="preserve">hese species is missing </w:t>
      </w:r>
      <w:r w:rsidR="00A66C02">
        <w:rPr>
          <w:rFonts w:ascii="Times New Roman" w:hAnsi="Times New Roman"/>
          <w:sz w:val="24"/>
          <w:szCs w:val="24"/>
        </w:rPr>
        <w:t xml:space="preserve">making it impossible to link genetic variation to fitness related traits that </w:t>
      </w:r>
      <w:r>
        <w:rPr>
          <w:rFonts w:ascii="Times New Roman" w:hAnsi="Times New Roman"/>
          <w:sz w:val="24"/>
          <w:szCs w:val="24"/>
        </w:rPr>
        <w:t xml:space="preserve">renders different extents of resilience.  </w:t>
      </w:r>
    </w:p>
    <w:p w14:paraId="2B8F9532" w14:textId="77777777" w:rsidR="00B61B2A" w:rsidRDefault="00B61B2A" w:rsidP="00EB1AAD">
      <w:pPr>
        <w:spacing w:after="0" w:line="480" w:lineRule="auto"/>
        <w:jc w:val="both"/>
        <w:rPr>
          <w:rFonts w:ascii="Times New Roman" w:hAnsi="Times New Roman"/>
          <w:sz w:val="24"/>
          <w:szCs w:val="24"/>
        </w:rPr>
      </w:pPr>
    </w:p>
    <w:p w14:paraId="3659357E" w14:textId="2F5428EA" w:rsidR="00B7097A" w:rsidRDefault="00A66C02" w:rsidP="00EB1AAD">
      <w:pPr>
        <w:spacing w:after="0" w:line="480" w:lineRule="auto"/>
        <w:jc w:val="both"/>
        <w:rPr>
          <w:rFonts w:ascii="Times New Roman" w:hAnsi="Times New Roman"/>
          <w:sz w:val="24"/>
          <w:szCs w:val="24"/>
        </w:rPr>
      </w:pPr>
      <w:r>
        <w:rPr>
          <w:rFonts w:ascii="Times New Roman" w:hAnsi="Times New Roman"/>
          <w:sz w:val="24"/>
          <w:szCs w:val="24"/>
        </w:rPr>
        <w:t>Forth adaption strategy includes</w:t>
      </w:r>
      <w:r w:rsidR="00E1287C">
        <w:rPr>
          <w:rFonts w:ascii="Times New Roman" w:hAnsi="Times New Roman"/>
          <w:sz w:val="24"/>
          <w:szCs w:val="24"/>
        </w:rPr>
        <w:t xml:space="preserve"> physiological adaptation, such as</w:t>
      </w:r>
      <w:r>
        <w:rPr>
          <w:rFonts w:ascii="Times New Roman" w:hAnsi="Times New Roman"/>
          <w:sz w:val="24"/>
          <w:szCs w:val="24"/>
        </w:rPr>
        <w:t xml:space="preserve"> building less dense shells</w:t>
      </w:r>
      <w:r w:rsidR="00E1287C">
        <w:rPr>
          <w:rFonts w:ascii="Times New Roman" w:hAnsi="Times New Roman"/>
          <w:sz w:val="24"/>
          <w:szCs w:val="24"/>
        </w:rPr>
        <w:t xml:space="preserve"> against more severe </w:t>
      </w:r>
      <w:proofErr w:type="spellStart"/>
      <w:r w:rsidR="00E1287C">
        <w:rPr>
          <w:rFonts w:ascii="Arial" w:hAnsi="Arial" w:cs="Arial"/>
          <w:sz w:val="24"/>
          <w:szCs w:val="24"/>
        </w:rPr>
        <w:t>Ω</w:t>
      </w:r>
      <w:r w:rsidR="00E1287C" w:rsidRPr="007A761F">
        <w:rPr>
          <w:rFonts w:ascii="Times New Roman" w:hAnsi="Times New Roman" w:cs="Times New Roman"/>
          <w:sz w:val="24"/>
          <w:szCs w:val="24"/>
          <w:vertAlign w:val="subscript"/>
        </w:rPr>
        <w:t>ar</w:t>
      </w:r>
      <w:proofErr w:type="spellEnd"/>
      <w:r w:rsidR="00E1287C" w:rsidRPr="00E1287C">
        <w:rPr>
          <w:rFonts w:ascii="Times New Roman" w:hAnsi="Times New Roman" w:cs="Times New Roman"/>
          <w:sz w:val="24"/>
          <w:szCs w:val="24"/>
        </w:rPr>
        <w:t xml:space="preserve"> gradients</w:t>
      </w:r>
      <w:r w:rsidR="00E1287C">
        <w:rPr>
          <w:rFonts w:ascii="Times New Roman" w:hAnsi="Times New Roman" w:cs="Times New Roman"/>
          <w:sz w:val="24"/>
          <w:szCs w:val="24"/>
        </w:rPr>
        <w:t>. I</w:t>
      </w:r>
      <w:r w:rsidR="00E1287C">
        <w:rPr>
          <w:rFonts w:ascii="Times New Roman" w:hAnsi="Times New Roman"/>
          <w:sz w:val="24"/>
          <w:szCs w:val="24"/>
        </w:rPr>
        <w:t xml:space="preserve">n the presence of higher concentration of protons in the habitat, this is energetically favorable process, preserving the energy for other vital biological processes. </w:t>
      </w:r>
      <w:r w:rsidRPr="00B61B2A">
        <w:rPr>
          <w:rFonts w:ascii="Times New Roman" w:hAnsi="Times New Roman"/>
          <w:sz w:val="24"/>
          <w:szCs w:val="24"/>
        </w:rPr>
        <w:t xml:space="preserve">Our </w:t>
      </w:r>
      <w:proofErr w:type="spellStart"/>
      <w:r w:rsidRPr="00B61B2A">
        <w:rPr>
          <w:rFonts w:ascii="Times New Roman" w:hAnsi="Times New Roman"/>
          <w:sz w:val="24"/>
          <w:szCs w:val="24"/>
        </w:rPr>
        <w:t>uCT</w:t>
      </w:r>
      <w:proofErr w:type="spellEnd"/>
      <w:r w:rsidRPr="00B61B2A">
        <w:rPr>
          <w:rFonts w:ascii="Times New Roman" w:hAnsi="Times New Roman"/>
          <w:sz w:val="24"/>
          <w:szCs w:val="24"/>
        </w:rPr>
        <w:t xml:space="preserve"> analyses on preliminary number of </w:t>
      </w:r>
      <w:r w:rsidR="009346C3" w:rsidRPr="00B61B2A">
        <w:rPr>
          <w:rFonts w:ascii="Times New Roman" w:hAnsi="Times New Roman"/>
          <w:sz w:val="24"/>
          <w:szCs w:val="24"/>
        </w:rPr>
        <w:t>samples</w:t>
      </w:r>
      <w:r w:rsidRPr="00B61B2A">
        <w:rPr>
          <w:rFonts w:ascii="Times New Roman" w:hAnsi="Times New Roman"/>
          <w:sz w:val="24"/>
          <w:szCs w:val="24"/>
        </w:rPr>
        <w:t xml:space="preserve"> indicates that maturing organisms </w:t>
      </w:r>
      <w:r w:rsidR="00E1287C" w:rsidRPr="00B61B2A">
        <w:rPr>
          <w:rFonts w:ascii="Times New Roman" w:hAnsi="Times New Roman"/>
          <w:sz w:val="24"/>
          <w:szCs w:val="24"/>
        </w:rPr>
        <w:lastRenderedPageBreak/>
        <w:t xml:space="preserve">predominantly </w:t>
      </w:r>
      <w:r w:rsidRPr="00B61B2A">
        <w:rPr>
          <w:rFonts w:ascii="Times New Roman" w:hAnsi="Times New Roman"/>
          <w:sz w:val="24"/>
          <w:szCs w:val="24"/>
        </w:rPr>
        <w:t>during fall or winter build significantly less dense shell</w:t>
      </w:r>
      <w:r w:rsidR="0058163C" w:rsidRPr="00B61B2A">
        <w:rPr>
          <w:rFonts w:ascii="Times New Roman" w:hAnsi="Times New Roman"/>
          <w:sz w:val="24"/>
          <w:szCs w:val="24"/>
        </w:rPr>
        <w:t xml:space="preserve">. </w:t>
      </w:r>
      <w:r w:rsidR="00B61B2A" w:rsidRPr="00B61B2A">
        <w:rPr>
          <w:rFonts w:ascii="Times New Roman" w:hAnsi="Times New Roman"/>
          <w:sz w:val="24"/>
          <w:szCs w:val="24"/>
        </w:rPr>
        <w:t>(I will buil</w:t>
      </w:r>
      <w:r w:rsidR="00B61B2A">
        <w:rPr>
          <w:rFonts w:ascii="Times New Roman" w:hAnsi="Times New Roman"/>
          <w:sz w:val="24"/>
          <w:szCs w:val="24"/>
        </w:rPr>
        <w:t xml:space="preserve">d </w:t>
      </w:r>
      <w:r w:rsidR="00B61B2A" w:rsidRPr="00B61B2A">
        <w:rPr>
          <w:rFonts w:ascii="Times New Roman" w:hAnsi="Times New Roman"/>
          <w:sz w:val="24"/>
          <w:szCs w:val="24"/>
        </w:rPr>
        <w:t>more on this section if we decide to integrate the data in here – the results are in making right now but I see strong preliminary trends.</w:t>
      </w:r>
    </w:p>
    <w:p w14:paraId="6AE7E2CE" w14:textId="5CF4F331" w:rsidR="009346C3" w:rsidRDefault="009346C3" w:rsidP="00EB1AAD">
      <w:pPr>
        <w:spacing w:after="0" w:line="480" w:lineRule="auto"/>
        <w:jc w:val="both"/>
        <w:rPr>
          <w:rFonts w:ascii="Times New Roman" w:hAnsi="Times New Roman"/>
          <w:sz w:val="24"/>
          <w:szCs w:val="24"/>
        </w:rPr>
      </w:pPr>
    </w:p>
    <w:p w14:paraId="71430DDE" w14:textId="22F1EE9B" w:rsidR="00196745" w:rsidRPr="00EB1AAD" w:rsidRDefault="00196745" w:rsidP="00EB1AAD">
      <w:pPr>
        <w:spacing w:after="0" w:line="480" w:lineRule="auto"/>
        <w:jc w:val="both"/>
        <w:rPr>
          <w:rFonts w:ascii="Times New Roman" w:hAnsi="Times New Roman"/>
          <w:b/>
          <w:sz w:val="28"/>
          <w:szCs w:val="28"/>
        </w:rPr>
      </w:pPr>
      <w:r w:rsidRPr="00EB1AAD">
        <w:rPr>
          <w:rFonts w:ascii="Times New Roman" w:hAnsi="Times New Roman"/>
          <w:b/>
          <w:sz w:val="28"/>
          <w:szCs w:val="28"/>
        </w:rPr>
        <w:t>Conclusions</w:t>
      </w:r>
    </w:p>
    <w:p w14:paraId="7B4456C9" w14:textId="77777777" w:rsidR="00EB1AAD" w:rsidRDefault="00196745" w:rsidP="00EB1AAD">
      <w:pPr>
        <w:spacing w:after="0" w:line="480" w:lineRule="auto"/>
        <w:jc w:val="both"/>
        <w:rPr>
          <w:rFonts w:ascii="Times New Roman" w:hAnsi="Times New Roman"/>
          <w:sz w:val="24"/>
          <w:szCs w:val="24"/>
        </w:rPr>
      </w:pPr>
      <w:r>
        <w:rPr>
          <w:rFonts w:ascii="Times New Roman" w:hAnsi="Times New Roman"/>
          <w:sz w:val="24"/>
          <w:szCs w:val="24"/>
        </w:rPr>
        <w:t>O</w:t>
      </w:r>
      <w:r w:rsidR="009346C3">
        <w:rPr>
          <w:rFonts w:ascii="Times New Roman" w:hAnsi="Times New Roman"/>
          <w:sz w:val="24"/>
          <w:szCs w:val="24"/>
        </w:rPr>
        <w:t xml:space="preserve">ur data provide insights on the importance of structured monitoring in the estuarine systems characterized by seasonal OA. </w:t>
      </w:r>
      <w:r w:rsidR="004151A6">
        <w:rPr>
          <w:rFonts w:ascii="Times New Roman" w:hAnsi="Times New Roman"/>
          <w:sz w:val="24"/>
          <w:szCs w:val="24"/>
        </w:rPr>
        <w:t xml:space="preserve">Here, we propose that understanding of </w:t>
      </w:r>
      <w:r w:rsidR="004151A6" w:rsidRPr="009F3BD5">
        <w:rPr>
          <w:rFonts w:ascii="Times New Roman" w:hAnsi="Times New Roman"/>
          <w:sz w:val="24"/>
          <w:szCs w:val="24"/>
        </w:rPr>
        <w:t>coupled bio-chem</w:t>
      </w:r>
      <w:r w:rsidR="004151A6">
        <w:rPr>
          <w:rFonts w:ascii="Times New Roman" w:hAnsi="Times New Roman"/>
          <w:sz w:val="24"/>
          <w:szCs w:val="24"/>
        </w:rPr>
        <w:t>ical</w:t>
      </w:r>
      <w:r w:rsidR="004151A6" w:rsidRPr="009F3BD5">
        <w:rPr>
          <w:rFonts w:ascii="Times New Roman" w:hAnsi="Times New Roman"/>
          <w:sz w:val="24"/>
          <w:szCs w:val="24"/>
        </w:rPr>
        <w:t xml:space="preserve"> </w:t>
      </w:r>
      <w:r w:rsidR="004151A6">
        <w:rPr>
          <w:rFonts w:ascii="Times New Roman" w:hAnsi="Times New Roman"/>
          <w:sz w:val="24"/>
          <w:szCs w:val="24"/>
        </w:rPr>
        <w:t xml:space="preserve">monitoring efforts in the </w:t>
      </w:r>
      <w:r>
        <w:rPr>
          <w:rFonts w:ascii="Times New Roman" w:hAnsi="Times New Roman"/>
          <w:sz w:val="24"/>
          <w:szCs w:val="24"/>
        </w:rPr>
        <w:t xml:space="preserve">Salish Sea </w:t>
      </w:r>
      <w:r w:rsidR="004151A6">
        <w:rPr>
          <w:rFonts w:ascii="Times New Roman" w:hAnsi="Times New Roman"/>
          <w:sz w:val="24"/>
          <w:szCs w:val="24"/>
        </w:rPr>
        <w:t>c</w:t>
      </w:r>
      <w:r w:rsidR="004151A6" w:rsidRPr="009F3BD5">
        <w:rPr>
          <w:rFonts w:ascii="Times New Roman" w:hAnsi="Times New Roman"/>
          <w:sz w:val="24"/>
          <w:szCs w:val="24"/>
        </w:rPr>
        <w:t xml:space="preserve">ould be </w:t>
      </w:r>
      <w:r w:rsidR="004151A6">
        <w:rPr>
          <w:rFonts w:ascii="Times New Roman" w:hAnsi="Times New Roman"/>
          <w:sz w:val="24"/>
          <w:szCs w:val="24"/>
        </w:rPr>
        <w:t xml:space="preserve">used as a case study </w:t>
      </w:r>
      <w:r w:rsidR="004151A6" w:rsidRPr="009F3BD5">
        <w:rPr>
          <w:rFonts w:ascii="Times New Roman" w:hAnsi="Times New Roman"/>
          <w:sz w:val="24"/>
          <w:szCs w:val="24"/>
        </w:rPr>
        <w:t>for various estuarine regimes in the near-future</w:t>
      </w:r>
      <w:r w:rsidR="004151A6">
        <w:rPr>
          <w:rFonts w:ascii="Times New Roman" w:hAnsi="Times New Roman"/>
          <w:sz w:val="24"/>
          <w:szCs w:val="24"/>
        </w:rPr>
        <w:t xml:space="preserve">.  In addition, the timing of monitoring should coincide with the co-occurrence of the most sensitive life stages, </w:t>
      </w:r>
      <w:r w:rsidR="00EB1AAD">
        <w:rPr>
          <w:rFonts w:ascii="Times New Roman" w:hAnsi="Times New Roman"/>
          <w:sz w:val="24"/>
          <w:szCs w:val="24"/>
        </w:rPr>
        <w:t xml:space="preserve">especially the timing of the spring transition, </w:t>
      </w:r>
      <w:r w:rsidR="004151A6">
        <w:rPr>
          <w:rFonts w:ascii="Times New Roman" w:hAnsi="Times New Roman"/>
          <w:sz w:val="24"/>
          <w:szCs w:val="24"/>
        </w:rPr>
        <w:t>while the frequency of sampling should cover temporal event</w:t>
      </w:r>
      <w:r w:rsidR="00EB1AAD">
        <w:rPr>
          <w:rFonts w:ascii="Times New Roman" w:hAnsi="Times New Roman"/>
          <w:sz w:val="24"/>
          <w:szCs w:val="24"/>
        </w:rPr>
        <w:t>s</w:t>
      </w:r>
      <w:r w:rsidR="004151A6">
        <w:rPr>
          <w:rFonts w:ascii="Times New Roman" w:hAnsi="Times New Roman"/>
          <w:sz w:val="24"/>
          <w:szCs w:val="24"/>
        </w:rPr>
        <w:t xml:space="preserve"> related to successful progression of cohorts into the next developmental stage,</w:t>
      </w:r>
      <w:r w:rsidR="00C135E1">
        <w:rPr>
          <w:rFonts w:ascii="Times New Roman" w:hAnsi="Times New Roman"/>
          <w:sz w:val="24"/>
          <w:szCs w:val="24"/>
        </w:rPr>
        <w:t xml:space="preserve"> and</w:t>
      </w:r>
      <w:r w:rsidR="004151A6">
        <w:rPr>
          <w:rFonts w:ascii="Times New Roman" w:hAnsi="Times New Roman"/>
          <w:sz w:val="24"/>
          <w:szCs w:val="24"/>
        </w:rPr>
        <w:t xml:space="preserve"> to track the recovery potential </w:t>
      </w:r>
      <w:r w:rsidR="00C135E1">
        <w:rPr>
          <w:rFonts w:ascii="Times New Roman" w:hAnsi="Times New Roman"/>
          <w:sz w:val="24"/>
          <w:szCs w:val="24"/>
        </w:rPr>
        <w:t xml:space="preserve">of the species </w:t>
      </w:r>
      <w:r w:rsidR="004151A6">
        <w:rPr>
          <w:rFonts w:ascii="Times New Roman" w:hAnsi="Times New Roman"/>
          <w:sz w:val="24"/>
          <w:szCs w:val="24"/>
        </w:rPr>
        <w:t xml:space="preserve">in the system. </w:t>
      </w:r>
    </w:p>
    <w:p w14:paraId="184A66CB" w14:textId="03F2E26A" w:rsidR="00EB1AAD" w:rsidRDefault="0049274C" w:rsidP="00EB1AA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sz w:val="24"/>
          <w:szCs w:val="24"/>
        </w:rPr>
        <w:t xml:space="preserve">everal different thresholds related to OA </w:t>
      </w:r>
      <w:r>
        <w:rPr>
          <w:rFonts w:ascii="Times New Roman" w:hAnsi="Times New Roman" w:cs="Times New Roman"/>
          <w:sz w:val="24"/>
          <w:szCs w:val="24"/>
        </w:rPr>
        <w:t xml:space="preserve">to the magnitude and duration of exposure have been recently proposed for pteropods. Given the exposure regimes in the </w:t>
      </w:r>
      <w:r w:rsidR="00196745">
        <w:rPr>
          <w:rFonts w:ascii="Times New Roman" w:hAnsi="Times New Roman" w:cs="Times New Roman"/>
          <w:sz w:val="24"/>
          <w:szCs w:val="24"/>
        </w:rPr>
        <w:t>Salish Sea</w:t>
      </w:r>
      <w:r>
        <w:rPr>
          <w:rFonts w:ascii="Times New Roman" w:hAnsi="Times New Roman" w:cs="Times New Roman"/>
          <w:sz w:val="24"/>
          <w:szCs w:val="24"/>
        </w:rPr>
        <w:t>, dissolution and recruitment thresholds (</w:t>
      </w:r>
      <w:proofErr w:type="spellStart"/>
      <w:r w:rsidR="00F707D5" w:rsidRPr="008A3D43">
        <w:rPr>
          <w:rFonts w:ascii="Times New Roman" w:eastAsia="Times New Roman" w:hAnsi="Times New Roman" w:cs="Times New Roman"/>
          <w:color w:val="000000"/>
          <w:sz w:val="24"/>
          <w:szCs w:val="24"/>
        </w:rPr>
        <w:t>Bednar</w:t>
      </w:r>
      <w:r w:rsidR="00F707D5">
        <w:rPr>
          <w:rFonts w:ascii="Times New Roman" w:eastAsia="Times New Roman" w:hAnsi="Times New Roman" w:cs="Times New Roman"/>
          <w:color w:val="000000"/>
          <w:sz w:val="24"/>
          <w:szCs w:val="24"/>
        </w:rPr>
        <w:t>š</w:t>
      </w:r>
      <w:r w:rsidR="00F707D5" w:rsidRPr="008A3D43">
        <w:rPr>
          <w:rFonts w:ascii="Times New Roman" w:eastAsia="Times New Roman" w:hAnsi="Times New Roman" w:cs="Times New Roman"/>
          <w:color w:val="000000"/>
          <w:sz w:val="24"/>
          <w:szCs w:val="24"/>
        </w:rPr>
        <w:t>ek</w:t>
      </w:r>
      <w:proofErr w:type="spellEnd"/>
      <w:r w:rsidR="00F707D5" w:rsidRPr="008A3D43">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et al, submitted) are already crossed in major part of the </w:t>
      </w:r>
      <w:r w:rsidR="00196745">
        <w:rPr>
          <w:rFonts w:ascii="Times New Roman" w:hAnsi="Times New Roman" w:cs="Times New Roman"/>
          <w:sz w:val="24"/>
          <w:szCs w:val="24"/>
        </w:rPr>
        <w:t>Salish Sea</w:t>
      </w:r>
      <w:r>
        <w:rPr>
          <w:rFonts w:ascii="Times New Roman" w:hAnsi="Times New Roman" w:cs="Times New Roman"/>
          <w:sz w:val="24"/>
          <w:szCs w:val="24"/>
        </w:rPr>
        <w:t xml:space="preserve"> (Pelletier, pers comm.). </w:t>
      </w:r>
      <w:r>
        <w:rPr>
          <w:rFonts w:ascii="Times New Roman" w:hAnsi="Times New Roman"/>
          <w:sz w:val="24"/>
          <w:szCs w:val="24"/>
        </w:rPr>
        <w:t>Since pteropods have been identified as indicators representative of OA-related ecological integrity (</w:t>
      </w:r>
      <w:proofErr w:type="spellStart"/>
      <w:r w:rsidR="00F707D5" w:rsidRPr="008A3D43">
        <w:rPr>
          <w:rFonts w:ascii="Times New Roman" w:eastAsia="Times New Roman" w:hAnsi="Times New Roman" w:cs="Times New Roman"/>
          <w:color w:val="000000"/>
          <w:sz w:val="24"/>
          <w:szCs w:val="24"/>
        </w:rPr>
        <w:t>Bednar</w:t>
      </w:r>
      <w:r w:rsidR="00F707D5">
        <w:rPr>
          <w:rFonts w:ascii="Times New Roman" w:eastAsia="Times New Roman" w:hAnsi="Times New Roman" w:cs="Times New Roman"/>
          <w:color w:val="000000"/>
          <w:sz w:val="24"/>
          <w:szCs w:val="24"/>
        </w:rPr>
        <w:t>š</w:t>
      </w:r>
      <w:r w:rsidR="00F707D5" w:rsidRPr="008A3D43">
        <w:rPr>
          <w:rFonts w:ascii="Times New Roman" w:eastAsia="Times New Roman" w:hAnsi="Times New Roman" w:cs="Times New Roman"/>
          <w:color w:val="000000"/>
          <w:sz w:val="24"/>
          <w:szCs w:val="24"/>
        </w:rPr>
        <w:t>ek</w:t>
      </w:r>
      <w:proofErr w:type="spellEnd"/>
      <w:r w:rsidR="00F707D5" w:rsidRPr="008A3D43">
        <w:rPr>
          <w:rFonts w:ascii="Times New Roman" w:eastAsia="Times New Roman" w:hAnsi="Times New Roman" w:cs="Times New Roman"/>
          <w:color w:val="000000"/>
          <w:sz w:val="24"/>
          <w:szCs w:val="24"/>
        </w:rPr>
        <w:t xml:space="preserve"> </w:t>
      </w:r>
      <w:r>
        <w:rPr>
          <w:rFonts w:ascii="Times New Roman" w:hAnsi="Times New Roman"/>
          <w:sz w:val="24"/>
          <w:szCs w:val="24"/>
        </w:rPr>
        <w:t>et al., 2017), monitoring of pteropods can simultaneously provide the information on other groups, most notably for other pelagic and benthic calcifiers, such as larval oysters, mussels</w:t>
      </w:r>
      <w:r w:rsidR="00EB1AAD">
        <w:rPr>
          <w:rFonts w:ascii="Times New Roman" w:hAnsi="Times New Roman"/>
          <w:sz w:val="24"/>
          <w:szCs w:val="24"/>
        </w:rPr>
        <w:t>,</w:t>
      </w:r>
      <w:r>
        <w:rPr>
          <w:rFonts w:ascii="Times New Roman" w:hAnsi="Times New Roman"/>
          <w:sz w:val="24"/>
          <w:szCs w:val="24"/>
        </w:rPr>
        <w:t xml:space="preserve"> with similar physiological thresholds and life histories (Waldbusser et al., 2014; 2018; </w:t>
      </w:r>
      <w:proofErr w:type="spellStart"/>
      <w:r w:rsidR="00F707D5" w:rsidRPr="008A3D43">
        <w:rPr>
          <w:rFonts w:ascii="Times New Roman" w:eastAsia="Times New Roman" w:hAnsi="Times New Roman" w:cs="Times New Roman"/>
          <w:color w:val="000000"/>
          <w:sz w:val="24"/>
          <w:szCs w:val="24"/>
        </w:rPr>
        <w:t>Bednar</w:t>
      </w:r>
      <w:r w:rsidR="00F707D5">
        <w:rPr>
          <w:rFonts w:ascii="Times New Roman" w:eastAsia="Times New Roman" w:hAnsi="Times New Roman" w:cs="Times New Roman"/>
          <w:color w:val="000000"/>
          <w:sz w:val="24"/>
          <w:szCs w:val="24"/>
        </w:rPr>
        <w:t>š</w:t>
      </w:r>
      <w:r w:rsidR="00F707D5" w:rsidRPr="008A3D43">
        <w:rPr>
          <w:rFonts w:ascii="Times New Roman" w:eastAsia="Times New Roman" w:hAnsi="Times New Roman" w:cs="Times New Roman"/>
          <w:color w:val="000000"/>
          <w:sz w:val="24"/>
          <w:szCs w:val="24"/>
        </w:rPr>
        <w:t>ek</w:t>
      </w:r>
      <w:proofErr w:type="spellEnd"/>
      <w:r w:rsidR="00F707D5" w:rsidRPr="008A3D43">
        <w:rPr>
          <w:rFonts w:ascii="Times New Roman" w:eastAsia="Times New Roman" w:hAnsi="Times New Roman" w:cs="Times New Roman"/>
          <w:color w:val="000000"/>
          <w:sz w:val="24"/>
          <w:szCs w:val="24"/>
        </w:rPr>
        <w:t xml:space="preserve"> </w:t>
      </w:r>
      <w:r>
        <w:rPr>
          <w:rFonts w:ascii="Times New Roman" w:hAnsi="Times New Roman"/>
          <w:sz w:val="24"/>
          <w:szCs w:val="24"/>
        </w:rPr>
        <w:t xml:space="preserve">et al., in </w:t>
      </w:r>
      <w:r w:rsidR="00B7097A">
        <w:rPr>
          <w:rFonts w:ascii="Times New Roman" w:hAnsi="Times New Roman"/>
          <w:sz w:val="24"/>
          <w:szCs w:val="24"/>
        </w:rPr>
        <w:t>submission</w:t>
      </w:r>
      <w:r>
        <w:rPr>
          <w:rFonts w:ascii="Times New Roman" w:hAnsi="Times New Roman"/>
          <w:sz w:val="24"/>
          <w:szCs w:val="24"/>
        </w:rPr>
        <w:t>). Given that conditions inducing severe pteropod dissolution thresholds are already crossed, it is very likely this to be the case for other pelagic and benthic calcifiers</w:t>
      </w:r>
      <w:r w:rsidR="00196745">
        <w:rPr>
          <w:rFonts w:ascii="Times New Roman" w:hAnsi="Times New Roman"/>
          <w:sz w:val="24"/>
          <w:szCs w:val="24"/>
        </w:rPr>
        <w:t xml:space="preserve"> as well</w:t>
      </w:r>
      <w:r>
        <w:rPr>
          <w:rFonts w:ascii="Times New Roman" w:hAnsi="Times New Roman"/>
          <w:sz w:val="24"/>
          <w:szCs w:val="24"/>
        </w:rPr>
        <w:t>.</w:t>
      </w:r>
      <w:r w:rsidR="00196745">
        <w:rPr>
          <w:rFonts w:ascii="Times New Roman" w:hAnsi="Times New Roman" w:cs="Times New Roman"/>
          <w:sz w:val="24"/>
          <w:szCs w:val="24"/>
        </w:rPr>
        <w:t xml:space="preserve"> </w:t>
      </w:r>
    </w:p>
    <w:p w14:paraId="7C64BA9B" w14:textId="77777777" w:rsidR="00EB1AAD" w:rsidRDefault="00EB1AAD" w:rsidP="00EB1AAD">
      <w:pPr>
        <w:spacing w:after="0" w:line="480" w:lineRule="auto"/>
        <w:jc w:val="both"/>
        <w:rPr>
          <w:rFonts w:ascii="Times New Roman" w:hAnsi="Times New Roman" w:cs="Times New Roman"/>
          <w:sz w:val="24"/>
          <w:szCs w:val="24"/>
        </w:rPr>
      </w:pPr>
    </w:p>
    <w:p w14:paraId="4E7BF074" w14:textId="3F57C312" w:rsidR="00A225C8" w:rsidRPr="00C135E1" w:rsidRDefault="00C135E1" w:rsidP="00EB1AAD">
      <w:pPr>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lastRenderedPageBreak/>
        <w:t>F</w:t>
      </w:r>
      <w:r w:rsidR="00A225C8" w:rsidRPr="00A225C8">
        <w:rPr>
          <w:rFonts w:ascii="Times New Roman" w:hAnsi="Times New Roman" w:cs="Times New Roman"/>
          <w:sz w:val="24"/>
          <w:szCs w:val="24"/>
        </w:rPr>
        <w:t xml:space="preserve">rom the policy perspective, OA in the </w:t>
      </w:r>
      <w:r w:rsidR="00196745">
        <w:rPr>
          <w:rFonts w:ascii="Times New Roman" w:hAnsi="Times New Roman" w:cs="Times New Roman"/>
          <w:sz w:val="24"/>
          <w:szCs w:val="24"/>
        </w:rPr>
        <w:t>Salish Sea</w:t>
      </w:r>
      <w:r w:rsidR="00A225C8" w:rsidRPr="00A225C8">
        <w:rPr>
          <w:rFonts w:ascii="Times New Roman" w:hAnsi="Times New Roman" w:cs="Times New Roman"/>
          <w:sz w:val="24"/>
          <w:szCs w:val="24"/>
        </w:rPr>
        <w:t xml:space="preserve"> is regulated </w:t>
      </w:r>
      <w:r w:rsidR="00B3086C" w:rsidRPr="00A225C8">
        <w:rPr>
          <w:rFonts w:ascii="Times New Roman" w:hAnsi="Times New Roman" w:cs="Times New Roman"/>
          <w:color w:val="000000"/>
          <w:sz w:val="24"/>
          <w:szCs w:val="24"/>
          <w:shd w:val="clear" w:color="auto" w:fill="FFFFFF"/>
        </w:rPr>
        <w:t>under the au</w:t>
      </w:r>
      <w:r w:rsidR="00A225C8" w:rsidRPr="00A225C8">
        <w:rPr>
          <w:rFonts w:ascii="Times New Roman" w:hAnsi="Times New Roman" w:cs="Times New Roman"/>
          <w:color w:val="000000"/>
          <w:sz w:val="24"/>
          <w:szCs w:val="24"/>
          <w:shd w:val="clear" w:color="auto" w:fill="FFFFFF"/>
        </w:rPr>
        <w:t>thority of the Clean Water Act</w:t>
      </w:r>
      <w:r>
        <w:rPr>
          <w:rFonts w:ascii="Times New Roman" w:hAnsi="Times New Roman" w:cs="Times New Roman"/>
          <w:color w:val="000000"/>
          <w:sz w:val="24"/>
          <w:szCs w:val="24"/>
          <w:shd w:val="clear" w:color="auto" w:fill="FFFFFF"/>
        </w:rPr>
        <w:t xml:space="preserve">, however </w:t>
      </w:r>
      <w:r w:rsidRPr="00A225C8">
        <w:rPr>
          <w:rFonts w:ascii="Times New Roman" w:hAnsi="Times New Roman" w:cs="Times New Roman"/>
          <w:color w:val="000000"/>
          <w:sz w:val="24"/>
          <w:szCs w:val="24"/>
          <w:shd w:val="clear" w:color="auto" w:fill="FFFFFF"/>
        </w:rPr>
        <w:t xml:space="preserve">existing water quality standards do not capture the impairments </w:t>
      </w:r>
      <w:r>
        <w:rPr>
          <w:rFonts w:ascii="Times New Roman" w:hAnsi="Times New Roman" w:cs="Times New Roman"/>
          <w:color w:val="000000"/>
          <w:sz w:val="24"/>
          <w:szCs w:val="24"/>
          <w:shd w:val="clear" w:color="auto" w:fill="FFFFFF"/>
        </w:rPr>
        <w:t>related to OA</w:t>
      </w:r>
      <w:r w:rsidRPr="00A225C8">
        <w:rPr>
          <w:rFonts w:ascii="Times New Roman" w:hAnsi="Times New Roman" w:cs="Times New Roman"/>
          <w:color w:val="000000"/>
          <w:sz w:val="24"/>
          <w:szCs w:val="24"/>
          <w:shd w:val="clear" w:color="auto" w:fill="FFFFFF"/>
        </w:rPr>
        <w:t xml:space="preserve"> (Cooley, 2015: Boehm et al., 2015).</w:t>
      </w:r>
      <w:r>
        <w:rPr>
          <w:rFonts w:ascii="Times New Roman" w:hAnsi="Times New Roman" w:cs="Times New Roman"/>
          <w:color w:val="000000"/>
          <w:sz w:val="24"/>
          <w:szCs w:val="24"/>
          <w:shd w:val="clear" w:color="auto" w:fill="FFFFFF"/>
        </w:rPr>
        <w:t xml:space="preserve"> This </w:t>
      </w:r>
      <w:r w:rsidR="00A225C8" w:rsidRPr="00A225C8">
        <w:rPr>
          <w:rFonts w:ascii="Times New Roman" w:hAnsi="Times New Roman" w:cs="Times New Roman"/>
          <w:color w:val="000000"/>
          <w:sz w:val="24"/>
          <w:szCs w:val="24"/>
          <w:shd w:val="clear" w:color="auto" w:fill="FFFFFF"/>
        </w:rPr>
        <w:t xml:space="preserve">study </w:t>
      </w:r>
      <w:r>
        <w:rPr>
          <w:rFonts w:ascii="Times New Roman" w:hAnsi="Times New Roman" w:cs="Times New Roman"/>
          <w:color w:val="000000"/>
          <w:sz w:val="24"/>
          <w:szCs w:val="24"/>
          <w:shd w:val="clear" w:color="auto" w:fill="FFFFFF"/>
        </w:rPr>
        <w:t>demonstrates</w:t>
      </w:r>
      <w:r w:rsidR="00A225C8" w:rsidRPr="00A225C8">
        <w:rPr>
          <w:rFonts w:ascii="Times New Roman" w:hAnsi="Times New Roman" w:cs="Times New Roman"/>
          <w:color w:val="000000"/>
          <w:sz w:val="24"/>
          <w:szCs w:val="24"/>
          <w:shd w:val="clear" w:color="auto" w:fill="FFFFFF"/>
        </w:rPr>
        <w:t xml:space="preserve"> that current estuarine </w:t>
      </w:r>
      <w:r>
        <w:rPr>
          <w:rFonts w:ascii="Times New Roman" w:hAnsi="Times New Roman" w:cs="Times New Roman"/>
          <w:color w:val="000000"/>
          <w:sz w:val="24"/>
          <w:szCs w:val="24"/>
          <w:shd w:val="clear" w:color="auto" w:fill="FFFFFF"/>
        </w:rPr>
        <w:t xml:space="preserve">OA </w:t>
      </w:r>
      <w:r w:rsidR="00A225C8" w:rsidRPr="00A225C8">
        <w:rPr>
          <w:rFonts w:ascii="Times New Roman" w:hAnsi="Times New Roman" w:cs="Times New Roman"/>
          <w:color w:val="000000"/>
          <w:sz w:val="24"/>
          <w:szCs w:val="24"/>
          <w:shd w:val="clear" w:color="auto" w:fill="FFFFFF"/>
        </w:rPr>
        <w:t xml:space="preserve">conditions are harmful to organisms, solidifying the base to find </w:t>
      </w:r>
      <w:r>
        <w:rPr>
          <w:rFonts w:ascii="Times New Roman" w:hAnsi="Times New Roman" w:cs="Times New Roman"/>
          <w:color w:val="000000"/>
          <w:sz w:val="24"/>
          <w:szCs w:val="24"/>
          <w:shd w:val="clear" w:color="auto" w:fill="FFFFFF"/>
        </w:rPr>
        <w:t xml:space="preserve">mitigation and adaptation </w:t>
      </w:r>
      <w:r w:rsidR="00A225C8" w:rsidRPr="00A225C8">
        <w:rPr>
          <w:rFonts w:ascii="Times New Roman" w:hAnsi="Times New Roman" w:cs="Times New Roman"/>
          <w:color w:val="000000"/>
          <w:sz w:val="24"/>
          <w:szCs w:val="24"/>
          <w:shd w:val="clear" w:color="auto" w:fill="FFFFFF"/>
        </w:rPr>
        <w:t>solution</w:t>
      </w:r>
      <w:r>
        <w:rPr>
          <w:rFonts w:ascii="Times New Roman" w:hAnsi="Times New Roman" w:cs="Times New Roman"/>
          <w:color w:val="000000"/>
          <w:sz w:val="24"/>
          <w:szCs w:val="24"/>
          <w:shd w:val="clear" w:color="auto" w:fill="FFFFFF"/>
        </w:rPr>
        <w:t xml:space="preserve"> </w:t>
      </w:r>
      <w:r w:rsidRPr="00A225C8">
        <w:rPr>
          <w:rFonts w:ascii="Times New Roman" w:hAnsi="Times New Roman" w:cs="Times New Roman"/>
          <w:sz w:val="24"/>
          <w:szCs w:val="24"/>
        </w:rPr>
        <w:t>(e.g., nutrient and air pollution management</w:t>
      </w:r>
      <w:r>
        <w:rPr>
          <w:rFonts w:ascii="Times New Roman" w:hAnsi="Times New Roman" w:cs="Times New Roman"/>
          <w:color w:val="000000"/>
          <w:sz w:val="24"/>
          <w:szCs w:val="24"/>
          <w:shd w:val="clear" w:color="auto" w:fill="FFFFFF"/>
        </w:rPr>
        <w:t xml:space="preserve">) </w:t>
      </w:r>
      <w:r w:rsidR="00A225C8" w:rsidRPr="00A225C8">
        <w:rPr>
          <w:rFonts w:ascii="Times New Roman" w:hAnsi="Times New Roman" w:cs="Times New Roman"/>
          <w:color w:val="000000"/>
          <w:sz w:val="24"/>
          <w:szCs w:val="24"/>
          <w:shd w:val="clear" w:color="auto" w:fill="FFFFFF"/>
        </w:rPr>
        <w:t>tailed to fit unique coastal and estuarine characteristics (</w:t>
      </w:r>
      <w:proofErr w:type="spellStart"/>
      <w:r w:rsidR="00A225C8" w:rsidRPr="00A225C8">
        <w:rPr>
          <w:rFonts w:ascii="Times New Roman" w:hAnsi="Times New Roman" w:cs="Times New Roman"/>
          <w:color w:val="000000"/>
          <w:sz w:val="24"/>
          <w:szCs w:val="24"/>
          <w:shd w:val="clear" w:color="auto" w:fill="FFFFFF"/>
        </w:rPr>
        <w:t>Brode</w:t>
      </w:r>
      <w:r w:rsidR="009346C3">
        <w:rPr>
          <w:rFonts w:ascii="Times New Roman" w:hAnsi="Times New Roman" w:cs="Times New Roman"/>
          <w:color w:val="000000"/>
          <w:sz w:val="24"/>
          <w:szCs w:val="24"/>
          <w:shd w:val="clear" w:color="auto" w:fill="FFFFFF"/>
        </w:rPr>
        <w:t>a</w:t>
      </w:r>
      <w:r w:rsidR="00A225C8" w:rsidRPr="00A225C8">
        <w:rPr>
          <w:rFonts w:ascii="Times New Roman" w:hAnsi="Times New Roman" w:cs="Times New Roman"/>
          <w:color w:val="000000"/>
          <w:sz w:val="24"/>
          <w:szCs w:val="24"/>
          <w:shd w:val="clear" w:color="auto" w:fill="FFFFFF"/>
        </w:rPr>
        <w:t>u</w:t>
      </w:r>
      <w:proofErr w:type="spellEnd"/>
      <w:r w:rsidR="00A225C8" w:rsidRPr="00A225C8">
        <w:rPr>
          <w:rFonts w:ascii="Times New Roman" w:hAnsi="Times New Roman" w:cs="Times New Roman"/>
          <w:color w:val="000000"/>
          <w:sz w:val="24"/>
          <w:szCs w:val="24"/>
          <w:shd w:val="clear" w:color="auto" w:fill="FFFFFF"/>
        </w:rPr>
        <w:t xml:space="preserve"> and Cai</w:t>
      </w:r>
      <w:r w:rsidR="009346C3">
        <w:rPr>
          <w:rFonts w:ascii="Times New Roman" w:hAnsi="Times New Roman" w:cs="Times New Roman"/>
          <w:color w:val="000000"/>
          <w:sz w:val="24"/>
          <w:szCs w:val="24"/>
          <w:shd w:val="clear" w:color="auto" w:fill="FFFFFF"/>
        </w:rPr>
        <w:t>, abstract</w:t>
      </w:r>
      <w:r w:rsidR="00A225C8" w:rsidRPr="00A225C8">
        <w:rPr>
          <w:rFonts w:ascii="Times New Roman" w:hAnsi="Times New Roman" w:cs="Times New Roman"/>
          <w:color w:val="000000"/>
          <w:sz w:val="24"/>
          <w:szCs w:val="24"/>
          <w:shd w:val="clear" w:color="auto" w:fill="FFFFFF"/>
        </w:rPr>
        <w:t xml:space="preserve">). </w:t>
      </w:r>
    </w:p>
    <w:p w14:paraId="03C47234" w14:textId="77777777" w:rsidR="00B3086C" w:rsidRDefault="00B3086C" w:rsidP="00EB1AAD">
      <w:pPr>
        <w:spacing w:after="0" w:line="480" w:lineRule="auto"/>
        <w:jc w:val="both"/>
        <w:rPr>
          <w:color w:val="000000"/>
          <w:sz w:val="27"/>
          <w:szCs w:val="27"/>
          <w:shd w:val="clear" w:color="auto" w:fill="FFFFFF"/>
        </w:rPr>
      </w:pPr>
    </w:p>
    <w:p w14:paraId="32FE7055" w14:textId="49B19FCB" w:rsidR="004C22C3" w:rsidRPr="00C135E1" w:rsidRDefault="004C22C3" w:rsidP="00EB1AAD">
      <w:pPr>
        <w:spacing w:after="0" w:line="480" w:lineRule="auto"/>
        <w:jc w:val="both"/>
        <w:rPr>
          <w:rFonts w:ascii="Times New Roman" w:hAnsi="Times New Roman"/>
          <w:sz w:val="24"/>
          <w:szCs w:val="24"/>
        </w:rPr>
      </w:pPr>
    </w:p>
    <w:bookmarkEnd w:id="28"/>
    <w:p w14:paraId="6628473E" w14:textId="2A15D750" w:rsidR="00851891" w:rsidRPr="00851891" w:rsidRDefault="00851891" w:rsidP="00EB1AAD">
      <w:pPr>
        <w:spacing w:after="0" w:line="480" w:lineRule="auto"/>
        <w:jc w:val="both"/>
        <w:rPr>
          <w:rFonts w:ascii="Times New Roman" w:hAnsi="Times New Roman" w:cs="Times New Roman"/>
          <w:b/>
          <w:sz w:val="36"/>
          <w:szCs w:val="36"/>
        </w:rPr>
      </w:pPr>
      <w:r w:rsidRPr="00851891">
        <w:rPr>
          <w:rFonts w:ascii="Times New Roman" w:hAnsi="Times New Roman" w:cs="Times New Roman"/>
          <w:b/>
          <w:sz w:val="36"/>
          <w:szCs w:val="36"/>
        </w:rPr>
        <w:t>References</w:t>
      </w:r>
      <w:r w:rsidR="00EB1AAD">
        <w:rPr>
          <w:rFonts w:ascii="Times New Roman" w:hAnsi="Times New Roman" w:cs="Times New Roman"/>
          <w:b/>
          <w:sz w:val="36"/>
          <w:szCs w:val="36"/>
        </w:rPr>
        <w:t xml:space="preserve"> (to be added subsequently)</w:t>
      </w:r>
    </w:p>
    <w:p w14:paraId="3241F19D" w14:textId="3AA7CF13" w:rsidR="00851891" w:rsidRPr="006415B6" w:rsidRDefault="00F707D5" w:rsidP="00EB1AAD">
      <w:pPr>
        <w:pStyle w:val="BodyText"/>
        <w:spacing w:line="480" w:lineRule="auto"/>
        <w:jc w:val="both"/>
      </w:pPr>
      <w:proofErr w:type="spellStart"/>
      <w:r w:rsidRPr="008A3D43">
        <w:rPr>
          <w:rFonts w:eastAsia="Times New Roman" w:cs="Times New Roman"/>
          <w:color w:val="000000"/>
        </w:rPr>
        <w:t>Bednar</w:t>
      </w:r>
      <w:r>
        <w:rPr>
          <w:rFonts w:eastAsia="Times New Roman" w:cs="Times New Roman"/>
          <w:color w:val="000000"/>
        </w:rPr>
        <w:t>š</w:t>
      </w:r>
      <w:r w:rsidRPr="008A3D43">
        <w:rPr>
          <w:rFonts w:eastAsia="Times New Roman" w:cs="Times New Roman"/>
          <w:color w:val="000000"/>
        </w:rPr>
        <w:t>ek</w:t>
      </w:r>
      <w:proofErr w:type="spellEnd"/>
      <w:r w:rsidR="00851891">
        <w:t xml:space="preserve">, N., Feely, R.A., Beck, M.W., Glippa, O., Kanerva, M., Engstrom-Ost, J. 2018. El Nino-related thermal stress coupled with upwelling-related ocean acidification negatively impacts cellular to population-level responses in pteropods along the California Current system </w:t>
      </w:r>
      <w:r w:rsidR="00851891" w:rsidRPr="006415B6">
        <w:t>with implications for increased bioenergetic costs. Frontiers in Marine Science. 5(486):1-17.</w:t>
      </w:r>
    </w:p>
    <w:p w14:paraId="26DED094" w14:textId="77777777" w:rsidR="00851891" w:rsidRPr="006F4607" w:rsidRDefault="00851891" w:rsidP="00EB1AAD">
      <w:pPr>
        <w:pStyle w:val="BodyText"/>
        <w:spacing w:line="480" w:lineRule="auto"/>
        <w:jc w:val="both"/>
      </w:pPr>
      <w:r w:rsidRPr="00D977DE">
        <w:t>Hartigan, J.A. 1975. Clustering Algorithms. New York: Wiley.</w:t>
      </w:r>
    </w:p>
    <w:p w14:paraId="4CF48E9D" w14:textId="77777777" w:rsidR="00851891" w:rsidRPr="006415B6" w:rsidRDefault="00851891" w:rsidP="00EB1AAD">
      <w:pPr>
        <w:pStyle w:val="BodyText"/>
        <w:spacing w:line="480" w:lineRule="auto"/>
        <w:jc w:val="both"/>
        <w:rPr>
          <w:rFonts w:cs="Times New Roman"/>
        </w:rPr>
      </w:pPr>
      <w:r w:rsidRPr="006F4607">
        <w:t xml:space="preserve">Oksanen, J., Blanchet, F.G., Friendly, M., </w:t>
      </w:r>
      <w:proofErr w:type="spellStart"/>
      <w:r w:rsidRPr="006F4607">
        <w:t>Kindt</w:t>
      </w:r>
      <w:proofErr w:type="spellEnd"/>
      <w:r w:rsidRPr="006F4607">
        <w:t xml:space="preserve">, R., Legendre, P., McGlinn, D., Minchin, P.R., O’Hara, R.B., Simpson, G.L., </w:t>
      </w:r>
      <w:proofErr w:type="spellStart"/>
      <w:r w:rsidRPr="006F4607">
        <w:t>Solymos</w:t>
      </w:r>
      <w:proofErr w:type="spellEnd"/>
      <w:r w:rsidRPr="006F4607">
        <w:t xml:space="preserve">, P., Henry, H., Stevens, H., </w:t>
      </w:r>
      <w:proofErr w:type="spellStart"/>
      <w:r w:rsidRPr="006F4607">
        <w:t>Szoecs</w:t>
      </w:r>
      <w:proofErr w:type="spellEnd"/>
      <w:r w:rsidRPr="006F4607">
        <w:t xml:space="preserve">, E., Wagner, H. 2018. </w:t>
      </w:r>
      <w:r w:rsidRPr="006F4607">
        <w:rPr>
          <w:rFonts w:cs="Times New Roman"/>
        </w:rPr>
        <w:t xml:space="preserve">vegan: Community Ecology Package. R package version 2.5-2. </w:t>
      </w:r>
      <w:hyperlink r:id="rId8">
        <w:r w:rsidRPr="006415B6">
          <w:rPr>
            <w:rStyle w:val="Hyperlink"/>
            <w:rFonts w:cs="Times New Roman"/>
          </w:rPr>
          <w:t>https://CRAN.R-project.org/package=vegan</w:t>
        </w:r>
      </w:hyperlink>
    </w:p>
    <w:p w14:paraId="5D0FF680" w14:textId="77777777" w:rsidR="00851891" w:rsidRPr="006541BB" w:rsidRDefault="00851891" w:rsidP="00EB1AAD">
      <w:pPr>
        <w:pStyle w:val="BodyText"/>
        <w:spacing w:line="480" w:lineRule="auto"/>
        <w:jc w:val="both"/>
        <w:rPr>
          <w:rFonts w:cs="Times New Roman"/>
        </w:rPr>
      </w:pPr>
      <w:r w:rsidRPr="006415B6">
        <w:rPr>
          <w:rFonts w:cs="Times New Roman"/>
        </w:rPr>
        <w:t>Venables, W.N., Ripley, B.D. 2002. Modern Applied Statistics with S, Springer-Verlag.</w:t>
      </w:r>
    </w:p>
    <w:p w14:paraId="487061B1" w14:textId="3E4C16E6" w:rsidR="00851891" w:rsidRDefault="00851891" w:rsidP="00EB1AAD">
      <w:pPr>
        <w:pStyle w:val="BodyText"/>
        <w:spacing w:line="480" w:lineRule="auto"/>
        <w:jc w:val="both"/>
        <w:rPr>
          <w:rFonts w:cs="Times New Roman"/>
        </w:rPr>
      </w:pPr>
      <w:proofErr w:type="spellStart"/>
      <w:r w:rsidRPr="00E171B9">
        <w:rPr>
          <w:rFonts w:cs="Times New Roman"/>
        </w:rPr>
        <w:t>Zuur</w:t>
      </w:r>
      <w:proofErr w:type="spellEnd"/>
      <w:r w:rsidRPr="00E171B9">
        <w:rPr>
          <w:rFonts w:cs="Times New Roman"/>
        </w:rPr>
        <w:t xml:space="preserve">, A.F., </w:t>
      </w:r>
      <w:proofErr w:type="spellStart"/>
      <w:r w:rsidRPr="00E171B9">
        <w:rPr>
          <w:rFonts w:cs="Times New Roman"/>
        </w:rPr>
        <w:t>Ieno</w:t>
      </w:r>
      <w:proofErr w:type="spellEnd"/>
      <w:r w:rsidRPr="00E171B9">
        <w:rPr>
          <w:rFonts w:cs="Times New Roman"/>
        </w:rPr>
        <w:t xml:space="preserve">, E.N., Smith, G.M. 2007. </w:t>
      </w:r>
      <w:proofErr w:type="spellStart"/>
      <w:r w:rsidRPr="00E171B9">
        <w:rPr>
          <w:rFonts w:cs="Times New Roman"/>
        </w:rPr>
        <w:t>Analysing</w:t>
      </w:r>
      <w:proofErr w:type="spellEnd"/>
      <w:r w:rsidRPr="00E171B9">
        <w:rPr>
          <w:rFonts w:cs="Times New Roman"/>
        </w:rPr>
        <w:t xml:space="preserve"> Ecological Data. New York: Springer.</w:t>
      </w:r>
    </w:p>
    <w:p w14:paraId="08173B77" w14:textId="7E5109C3" w:rsidR="00C135E1" w:rsidRDefault="00C135E1" w:rsidP="00EB1AAD">
      <w:pPr>
        <w:pStyle w:val="BodyText"/>
        <w:spacing w:line="480" w:lineRule="auto"/>
        <w:jc w:val="both"/>
        <w:rPr>
          <w:rFonts w:cs="Times New Roman"/>
        </w:rPr>
      </w:pPr>
    </w:p>
    <w:p w14:paraId="05F06D43" w14:textId="37F1E0FA" w:rsidR="00C135E1" w:rsidRPr="00D977DE" w:rsidRDefault="00C135E1" w:rsidP="00EB1AAD">
      <w:pPr>
        <w:pStyle w:val="BodyText"/>
        <w:spacing w:line="480" w:lineRule="auto"/>
        <w:jc w:val="both"/>
        <w:rPr>
          <w:rFonts w:cs="Times New Roman"/>
        </w:rPr>
      </w:pPr>
      <w:r>
        <w:rPr>
          <w:rFonts w:cs="Times New Roman"/>
        </w:rPr>
        <w:lastRenderedPageBreak/>
        <w:t>More reference later.</w:t>
      </w:r>
    </w:p>
    <w:p w14:paraId="1A60B14C" w14:textId="4B9917E7" w:rsidR="002F6875" w:rsidRDefault="002F6875" w:rsidP="00EB1AAD">
      <w:pPr>
        <w:spacing w:after="0" w:line="480" w:lineRule="auto"/>
        <w:jc w:val="both"/>
        <w:rPr>
          <w:rFonts w:ascii="Times New Roman" w:hAnsi="Times New Roman" w:cs="Times New Roman"/>
          <w:sz w:val="24"/>
          <w:szCs w:val="24"/>
        </w:rPr>
      </w:pPr>
    </w:p>
    <w:p w14:paraId="4B36C45F" w14:textId="0F1846FB" w:rsidR="009346C3" w:rsidRDefault="009346C3" w:rsidP="00EB1AAD">
      <w:pPr>
        <w:spacing w:after="0" w:line="480" w:lineRule="auto"/>
        <w:jc w:val="both"/>
        <w:rPr>
          <w:rFonts w:ascii="Times New Roman" w:hAnsi="Times New Roman" w:cs="Times New Roman"/>
          <w:sz w:val="24"/>
          <w:szCs w:val="24"/>
        </w:rPr>
      </w:pPr>
    </w:p>
    <w:p w14:paraId="3167D630" w14:textId="7790C274" w:rsidR="009346C3" w:rsidRDefault="009346C3" w:rsidP="00EB1AAD">
      <w:pPr>
        <w:spacing w:after="0" w:line="480" w:lineRule="auto"/>
        <w:jc w:val="both"/>
        <w:rPr>
          <w:rFonts w:ascii="Times New Roman" w:hAnsi="Times New Roman" w:cs="Times New Roman"/>
          <w:sz w:val="24"/>
          <w:szCs w:val="24"/>
        </w:rPr>
      </w:pPr>
    </w:p>
    <w:p w14:paraId="0780E63D" w14:textId="770D5CA4" w:rsidR="009346C3" w:rsidRDefault="009346C3" w:rsidP="00EB1AAD">
      <w:pPr>
        <w:spacing w:after="0" w:line="480" w:lineRule="auto"/>
        <w:jc w:val="both"/>
        <w:rPr>
          <w:rFonts w:ascii="Times New Roman" w:hAnsi="Times New Roman" w:cs="Times New Roman"/>
          <w:sz w:val="24"/>
          <w:szCs w:val="24"/>
        </w:rPr>
      </w:pPr>
    </w:p>
    <w:p w14:paraId="56A7FF68" w14:textId="05FE0E21" w:rsidR="009346C3" w:rsidRDefault="009346C3" w:rsidP="00EB1AAD">
      <w:pPr>
        <w:spacing w:after="0" w:line="480" w:lineRule="auto"/>
        <w:jc w:val="both"/>
        <w:rPr>
          <w:rFonts w:ascii="Times New Roman" w:hAnsi="Times New Roman" w:cs="Times New Roman"/>
          <w:sz w:val="24"/>
          <w:szCs w:val="24"/>
        </w:rPr>
      </w:pPr>
    </w:p>
    <w:p w14:paraId="7E70B731" w14:textId="4530BD46" w:rsidR="009346C3" w:rsidRDefault="009346C3" w:rsidP="00EB1AAD">
      <w:pPr>
        <w:spacing w:after="0" w:line="480" w:lineRule="auto"/>
        <w:jc w:val="both"/>
        <w:rPr>
          <w:rFonts w:ascii="Times New Roman" w:hAnsi="Times New Roman" w:cs="Times New Roman"/>
          <w:sz w:val="24"/>
          <w:szCs w:val="24"/>
        </w:rPr>
      </w:pPr>
    </w:p>
    <w:p w14:paraId="79DA049D" w14:textId="3BEFE13D" w:rsidR="009346C3" w:rsidRDefault="009346C3" w:rsidP="00EB1AAD">
      <w:pPr>
        <w:spacing w:after="0" w:line="480" w:lineRule="auto"/>
        <w:jc w:val="both"/>
        <w:rPr>
          <w:rFonts w:ascii="Times New Roman" w:hAnsi="Times New Roman" w:cs="Times New Roman"/>
          <w:sz w:val="24"/>
          <w:szCs w:val="24"/>
        </w:rPr>
      </w:pPr>
    </w:p>
    <w:p w14:paraId="7CA0B1B4" w14:textId="3BCE50B5" w:rsidR="009346C3" w:rsidRDefault="009346C3" w:rsidP="00EB1AAD">
      <w:pPr>
        <w:spacing w:after="0" w:line="480" w:lineRule="auto"/>
        <w:jc w:val="both"/>
        <w:rPr>
          <w:rFonts w:ascii="Times New Roman" w:hAnsi="Times New Roman" w:cs="Times New Roman"/>
          <w:sz w:val="24"/>
          <w:szCs w:val="24"/>
        </w:rPr>
      </w:pPr>
    </w:p>
    <w:p w14:paraId="74FB1594" w14:textId="5F77C932" w:rsidR="009346C3" w:rsidRDefault="009346C3" w:rsidP="00EB1AAD">
      <w:pPr>
        <w:spacing w:after="0" w:line="480" w:lineRule="auto"/>
        <w:jc w:val="both"/>
        <w:rPr>
          <w:rFonts w:ascii="Times New Roman" w:hAnsi="Times New Roman" w:cs="Times New Roman"/>
          <w:sz w:val="24"/>
          <w:szCs w:val="24"/>
        </w:rPr>
      </w:pPr>
    </w:p>
    <w:p w14:paraId="116E7BE0" w14:textId="56930BC0" w:rsidR="009346C3" w:rsidRDefault="009346C3" w:rsidP="00EB1AAD">
      <w:pPr>
        <w:spacing w:after="0" w:line="480" w:lineRule="auto"/>
        <w:jc w:val="both"/>
        <w:rPr>
          <w:rFonts w:ascii="Times New Roman" w:hAnsi="Times New Roman" w:cs="Times New Roman"/>
          <w:sz w:val="24"/>
          <w:szCs w:val="24"/>
        </w:rPr>
      </w:pPr>
    </w:p>
    <w:p w14:paraId="6236BA9C" w14:textId="68A1E828" w:rsidR="009346C3" w:rsidRDefault="009346C3" w:rsidP="00EB1AAD">
      <w:pPr>
        <w:spacing w:after="0" w:line="480" w:lineRule="auto"/>
        <w:jc w:val="both"/>
        <w:rPr>
          <w:rFonts w:ascii="Times New Roman" w:hAnsi="Times New Roman" w:cs="Times New Roman"/>
          <w:sz w:val="24"/>
          <w:szCs w:val="24"/>
        </w:rPr>
      </w:pPr>
    </w:p>
    <w:p w14:paraId="26543F8B" w14:textId="09167863" w:rsidR="009346C3" w:rsidRDefault="009346C3" w:rsidP="00EB1AAD">
      <w:pPr>
        <w:spacing w:after="0" w:line="480" w:lineRule="auto"/>
        <w:jc w:val="both"/>
        <w:rPr>
          <w:rFonts w:ascii="Times New Roman" w:hAnsi="Times New Roman" w:cs="Times New Roman"/>
          <w:sz w:val="24"/>
          <w:szCs w:val="24"/>
        </w:rPr>
      </w:pPr>
    </w:p>
    <w:p w14:paraId="3E152CFB" w14:textId="4D6B69CE" w:rsidR="009346C3" w:rsidRDefault="009346C3" w:rsidP="00EB1AAD">
      <w:pPr>
        <w:spacing w:after="0" w:line="480" w:lineRule="auto"/>
        <w:jc w:val="both"/>
        <w:rPr>
          <w:rFonts w:ascii="Times New Roman" w:hAnsi="Times New Roman" w:cs="Times New Roman"/>
          <w:sz w:val="24"/>
          <w:szCs w:val="24"/>
        </w:rPr>
      </w:pPr>
    </w:p>
    <w:p w14:paraId="2CC6EEC3" w14:textId="66C26A08" w:rsidR="009346C3" w:rsidRDefault="009346C3" w:rsidP="00EB1AAD">
      <w:pPr>
        <w:spacing w:after="0" w:line="480" w:lineRule="auto"/>
        <w:jc w:val="both"/>
        <w:rPr>
          <w:rFonts w:ascii="Times New Roman" w:hAnsi="Times New Roman" w:cs="Times New Roman"/>
          <w:sz w:val="24"/>
          <w:szCs w:val="24"/>
        </w:rPr>
      </w:pPr>
    </w:p>
    <w:p w14:paraId="4B6AA1C7" w14:textId="54CD2635" w:rsidR="009346C3" w:rsidRDefault="009346C3" w:rsidP="00EB1AAD">
      <w:pPr>
        <w:spacing w:after="0" w:line="480" w:lineRule="auto"/>
        <w:jc w:val="both"/>
        <w:rPr>
          <w:rFonts w:ascii="Times New Roman" w:hAnsi="Times New Roman" w:cs="Times New Roman"/>
          <w:sz w:val="24"/>
          <w:szCs w:val="24"/>
        </w:rPr>
      </w:pPr>
    </w:p>
    <w:p w14:paraId="5D3FB411" w14:textId="6FEBD0D5" w:rsidR="009346C3" w:rsidRDefault="009346C3" w:rsidP="00EB1AAD">
      <w:pPr>
        <w:spacing w:after="0" w:line="480" w:lineRule="auto"/>
        <w:jc w:val="both"/>
        <w:rPr>
          <w:rFonts w:ascii="Times New Roman" w:hAnsi="Times New Roman" w:cs="Times New Roman"/>
          <w:sz w:val="24"/>
          <w:szCs w:val="24"/>
        </w:rPr>
      </w:pPr>
    </w:p>
    <w:p w14:paraId="72B54AE7" w14:textId="0261A1D1" w:rsidR="009346C3" w:rsidRDefault="009346C3" w:rsidP="00EB1AAD">
      <w:pPr>
        <w:spacing w:after="0" w:line="480" w:lineRule="auto"/>
        <w:jc w:val="both"/>
        <w:rPr>
          <w:rFonts w:ascii="Times New Roman" w:hAnsi="Times New Roman" w:cs="Times New Roman"/>
          <w:sz w:val="24"/>
          <w:szCs w:val="24"/>
        </w:rPr>
      </w:pPr>
    </w:p>
    <w:p w14:paraId="76897A4E" w14:textId="13260910" w:rsidR="0058163C" w:rsidRDefault="0058163C" w:rsidP="00EB1AAD">
      <w:pPr>
        <w:spacing w:after="0" w:line="480" w:lineRule="auto"/>
        <w:jc w:val="both"/>
        <w:rPr>
          <w:rFonts w:ascii="Times New Roman" w:hAnsi="Times New Roman" w:cs="Times New Roman"/>
          <w:sz w:val="24"/>
          <w:szCs w:val="24"/>
        </w:rPr>
      </w:pPr>
    </w:p>
    <w:p w14:paraId="353665A2" w14:textId="02E5C1E3" w:rsidR="0058163C" w:rsidRDefault="0058163C" w:rsidP="00EB1AAD">
      <w:pPr>
        <w:spacing w:after="0" w:line="480" w:lineRule="auto"/>
        <w:jc w:val="both"/>
        <w:rPr>
          <w:rFonts w:ascii="Times New Roman" w:hAnsi="Times New Roman" w:cs="Times New Roman"/>
          <w:sz w:val="24"/>
          <w:szCs w:val="24"/>
        </w:rPr>
      </w:pPr>
    </w:p>
    <w:p w14:paraId="434BC043" w14:textId="4C1B96EB" w:rsidR="0058163C" w:rsidRDefault="0058163C" w:rsidP="00EB1AAD">
      <w:pPr>
        <w:spacing w:after="0" w:line="480" w:lineRule="auto"/>
        <w:jc w:val="both"/>
        <w:rPr>
          <w:rFonts w:ascii="Times New Roman" w:hAnsi="Times New Roman" w:cs="Times New Roman"/>
          <w:sz w:val="24"/>
          <w:szCs w:val="24"/>
        </w:rPr>
      </w:pPr>
    </w:p>
    <w:p w14:paraId="59799846" w14:textId="28D3ACA4" w:rsidR="0058163C" w:rsidRDefault="0058163C" w:rsidP="00EB1AAD">
      <w:pPr>
        <w:spacing w:after="0" w:line="480" w:lineRule="auto"/>
        <w:jc w:val="both"/>
        <w:rPr>
          <w:rFonts w:ascii="Times New Roman" w:hAnsi="Times New Roman" w:cs="Times New Roman"/>
          <w:sz w:val="24"/>
          <w:szCs w:val="24"/>
        </w:rPr>
      </w:pPr>
    </w:p>
    <w:p w14:paraId="5B92E90B" w14:textId="2E032031" w:rsidR="0058163C" w:rsidRDefault="0058163C" w:rsidP="00EB1AAD">
      <w:pPr>
        <w:spacing w:after="0" w:line="480" w:lineRule="auto"/>
        <w:jc w:val="both"/>
        <w:rPr>
          <w:rFonts w:ascii="Times New Roman" w:hAnsi="Times New Roman" w:cs="Times New Roman"/>
          <w:sz w:val="24"/>
          <w:szCs w:val="24"/>
        </w:rPr>
      </w:pPr>
    </w:p>
    <w:p w14:paraId="48EAB735" w14:textId="143FC4E8" w:rsidR="0058163C" w:rsidRDefault="00B9365E" w:rsidP="00EB1AAD">
      <w:pPr>
        <w:spacing w:after="0" w:line="480" w:lineRule="auto"/>
        <w:jc w:val="both"/>
        <w:rPr>
          <w:rFonts w:ascii="Times New Roman" w:hAnsi="Times New Roman" w:cs="Times New Roman"/>
          <w:b/>
          <w:sz w:val="30"/>
          <w:szCs w:val="30"/>
        </w:rPr>
      </w:pPr>
      <w:r w:rsidRPr="00B9365E">
        <w:rPr>
          <w:rFonts w:ascii="Times New Roman" w:hAnsi="Times New Roman" w:cs="Times New Roman"/>
          <w:b/>
          <w:sz w:val="30"/>
          <w:szCs w:val="30"/>
        </w:rPr>
        <w:lastRenderedPageBreak/>
        <w:t>Tables</w:t>
      </w:r>
      <w:r>
        <w:rPr>
          <w:rFonts w:ascii="Times New Roman" w:hAnsi="Times New Roman" w:cs="Times New Roman"/>
          <w:b/>
          <w:sz w:val="30"/>
          <w:szCs w:val="30"/>
        </w:rPr>
        <w:t>:</w:t>
      </w:r>
    </w:p>
    <w:p w14:paraId="4071B9A3" w14:textId="77777777" w:rsidR="00B9365E" w:rsidRDefault="00B9365E" w:rsidP="00B9365E">
      <w:pPr>
        <w:pStyle w:val="TableCaption"/>
      </w:pPr>
      <w:r>
        <w:t>Table 1 Environmental characteristics of sample stations in Puget Sound. Stations are grouped by exposure categories defined by multivariate clustering (Figure 2). Depth is tee maximum sampled depth for seasonal CTD casts. Average (min/max) aragonite saturation state and salinity values are also shown based on approximately nine visits to each site from 2014 to 2016.</w:t>
      </w:r>
    </w:p>
    <w:tbl>
      <w:tblPr>
        <w:tblW w:w="5000" w:type="pct"/>
        <w:tblLook w:val="07E0" w:firstRow="1" w:lastRow="1" w:firstColumn="1" w:lastColumn="1" w:noHBand="1" w:noVBand="1"/>
        <w:tblCaption w:val="Table 1 Environmental characteristics of sample stations in Puget Sound. Stations are grouped by exposure categories defined by multivariate clustering (Figure 2). Depth is tee maximum sampled depth for seasonal CTD casts. Average (min/max) aragonite saturation state and salinity values are also shown based on approximately nine visits to each site from 2014 to 2016."/>
      </w:tblPr>
      <w:tblGrid>
        <w:gridCol w:w="2182"/>
        <w:gridCol w:w="968"/>
        <w:gridCol w:w="1350"/>
        <w:gridCol w:w="1260"/>
        <w:gridCol w:w="1619"/>
        <w:gridCol w:w="1981"/>
      </w:tblGrid>
      <w:tr w:rsidR="00B9365E" w14:paraId="67793E8F" w14:textId="77777777" w:rsidTr="00B9365E">
        <w:tc>
          <w:tcPr>
            <w:tcW w:w="1166" w:type="pct"/>
            <w:tcBorders>
              <w:bottom w:val="single" w:sz="0" w:space="0" w:color="auto"/>
            </w:tcBorders>
            <w:vAlign w:val="bottom"/>
          </w:tcPr>
          <w:p w14:paraId="65EB692C" w14:textId="77777777" w:rsidR="00B9365E" w:rsidRDefault="00B9365E" w:rsidP="002724D7">
            <w:pPr>
              <w:pStyle w:val="Compact"/>
            </w:pPr>
          </w:p>
        </w:tc>
        <w:tc>
          <w:tcPr>
            <w:tcW w:w="517" w:type="pct"/>
            <w:tcBorders>
              <w:bottom w:val="single" w:sz="0" w:space="0" w:color="auto"/>
            </w:tcBorders>
            <w:vAlign w:val="bottom"/>
          </w:tcPr>
          <w:p w14:paraId="132E975A" w14:textId="77777777" w:rsidR="00B9365E" w:rsidRDefault="00B9365E" w:rsidP="002724D7">
            <w:pPr>
              <w:pStyle w:val="Compact"/>
            </w:pPr>
            <w:r>
              <w:t>Station</w:t>
            </w:r>
          </w:p>
        </w:tc>
        <w:tc>
          <w:tcPr>
            <w:tcW w:w="721" w:type="pct"/>
            <w:tcBorders>
              <w:bottom w:val="single" w:sz="0" w:space="0" w:color="auto"/>
            </w:tcBorders>
            <w:vAlign w:val="bottom"/>
          </w:tcPr>
          <w:p w14:paraId="7D710D6A" w14:textId="77777777" w:rsidR="00B9365E" w:rsidRDefault="00B9365E" w:rsidP="002724D7">
            <w:pPr>
              <w:pStyle w:val="Compact"/>
            </w:pPr>
            <w:proofErr w:type="spellStart"/>
            <w:r>
              <w:t>lon</w:t>
            </w:r>
            <w:proofErr w:type="spellEnd"/>
            <w:r>
              <w:t>/</w:t>
            </w:r>
            <w:proofErr w:type="spellStart"/>
            <w:r>
              <w:t>lat</w:t>
            </w:r>
            <w:proofErr w:type="spellEnd"/>
          </w:p>
        </w:tc>
        <w:tc>
          <w:tcPr>
            <w:tcW w:w="673" w:type="pct"/>
            <w:tcBorders>
              <w:bottom w:val="single" w:sz="0" w:space="0" w:color="auto"/>
            </w:tcBorders>
            <w:vAlign w:val="bottom"/>
          </w:tcPr>
          <w:p w14:paraId="751CA4C6" w14:textId="77777777" w:rsidR="00B9365E" w:rsidRDefault="00B9365E" w:rsidP="002724D7">
            <w:pPr>
              <w:pStyle w:val="Compact"/>
              <w:jc w:val="right"/>
            </w:pPr>
            <w:r>
              <w:t>Depth (m)</w:t>
            </w:r>
          </w:p>
        </w:tc>
        <w:tc>
          <w:tcPr>
            <w:tcW w:w="865" w:type="pct"/>
            <w:tcBorders>
              <w:bottom w:val="single" w:sz="0" w:space="0" w:color="auto"/>
            </w:tcBorders>
            <w:vAlign w:val="bottom"/>
          </w:tcPr>
          <w:p w14:paraId="66EA3723" w14:textId="77777777" w:rsidR="00B9365E" w:rsidRDefault="00B9365E" w:rsidP="002724D7">
            <w:pPr>
              <w:pStyle w:val="Compact"/>
            </w:pPr>
            <w:r>
              <w:t>Aragonite saturation (</w:t>
            </w:r>
            <m:oMath>
              <m:r>
                <w:rPr>
                  <w:rFonts w:ascii="Cambria Math" w:hAnsi="Cambria Math"/>
                </w:rPr>
                <m:t>Ω</m:t>
              </m:r>
            </m:oMath>
            <w:r>
              <w:t>)</w:t>
            </w:r>
          </w:p>
        </w:tc>
        <w:tc>
          <w:tcPr>
            <w:tcW w:w="1058" w:type="pct"/>
            <w:tcBorders>
              <w:bottom w:val="single" w:sz="0" w:space="0" w:color="auto"/>
            </w:tcBorders>
            <w:vAlign w:val="bottom"/>
          </w:tcPr>
          <w:p w14:paraId="4252399E" w14:textId="77777777" w:rsidR="00B9365E" w:rsidRDefault="00B9365E" w:rsidP="002724D7">
            <w:pPr>
              <w:pStyle w:val="Compact"/>
            </w:pPr>
            <w:r>
              <w:t>Salinity (</w:t>
            </w:r>
            <w:proofErr w:type="spellStart"/>
            <w:r>
              <w:t>psu</w:t>
            </w:r>
            <w:proofErr w:type="spellEnd"/>
            <w:r>
              <w:t>)</w:t>
            </w:r>
          </w:p>
        </w:tc>
      </w:tr>
      <w:tr w:rsidR="00B9365E" w14:paraId="176BB5CF" w14:textId="77777777" w:rsidTr="00B9365E">
        <w:tc>
          <w:tcPr>
            <w:tcW w:w="1166" w:type="pct"/>
          </w:tcPr>
          <w:p w14:paraId="3161DDD3" w14:textId="77777777" w:rsidR="00B9365E" w:rsidRDefault="00B9365E" w:rsidP="002724D7">
            <w:pPr>
              <w:pStyle w:val="Compact"/>
            </w:pPr>
            <w:r>
              <w:t>mild exposure</w:t>
            </w:r>
          </w:p>
        </w:tc>
        <w:tc>
          <w:tcPr>
            <w:tcW w:w="517" w:type="pct"/>
          </w:tcPr>
          <w:p w14:paraId="1287B462" w14:textId="77777777" w:rsidR="00B9365E" w:rsidRDefault="00B9365E" w:rsidP="002724D7">
            <w:pPr>
              <w:pStyle w:val="Compact"/>
            </w:pPr>
            <w:r>
              <w:t>22</w:t>
            </w:r>
          </w:p>
        </w:tc>
        <w:tc>
          <w:tcPr>
            <w:tcW w:w="721" w:type="pct"/>
          </w:tcPr>
          <w:p w14:paraId="7B1FC713" w14:textId="77777777" w:rsidR="00B9365E" w:rsidRDefault="00B9365E" w:rsidP="002724D7">
            <w:pPr>
              <w:pStyle w:val="Compact"/>
            </w:pPr>
            <w:r>
              <w:t>-123/48.3</w:t>
            </w:r>
          </w:p>
        </w:tc>
        <w:tc>
          <w:tcPr>
            <w:tcW w:w="673" w:type="pct"/>
          </w:tcPr>
          <w:p w14:paraId="0D251BF1" w14:textId="77777777" w:rsidR="00B9365E" w:rsidRDefault="00B9365E" w:rsidP="002724D7">
            <w:pPr>
              <w:pStyle w:val="Compact"/>
              <w:jc w:val="right"/>
            </w:pPr>
            <w:r>
              <w:t>120</w:t>
            </w:r>
          </w:p>
        </w:tc>
        <w:tc>
          <w:tcPr>
            <w:tcW w:w="865" w:type="pct"/>
          </w:tcPr>
          <w:p w14:paraId="63AD9FBA" w14:textId="77777777" w:rsidR="00B9365E" w:rsidRDefault="00B9365E" w:rsidP="002724D7">
            <w:pPr>
              <w:pStyle w:val="Compact"/>
            </w:pPr>
            <w:r>
              <w:t>1.1 (0.7, 1.7)</w:t>
            </w:r>
          </w:p>
        </w:tc>
        <w:tc>
          <w:tcPr>
            <w:tcW w:w="1058" w:type="pct"/>
          </w:tcPr>
          <w:p w14:paraId="16D57EBC" w14:textId="77777777" w:rsidR="00B9365E" w:rsidRDefault="00B9365E" w:rsidP="002724D7">
            <w:pPr>
              <w:pStyle w:val="Compact"/>
            </w:pPr>
            <w:r>
              <w:t>31.5 (29.4, 35.5)</w:t>
            </w:r>
          </w:p>
        </w:tc>
      </w:tr>
      <w:tr w:rsidR="00B9365E" w14:paraId="5CA00E99" w14:textId="77777777" w:rsidTr="00B9365E">
        <w:tc>
          <w:tcPr>
            <w:tcW w:w="1166" w:type="pct"/>
          </w:tcPr>
          <w:p w14:paraId="1A2A92EE" w14:textId="77777777" w:rsidR="00B9365E" w:rsidRDefault="00B9365E" w:rsidP="002724D7">
            <w:pPr>
              <w:pStyle w:val="Compact"/>
            </w:pPr>
            <w:r>
              <w:t>moderate exposure</w:t>
            </w:r>
          </w:p>
        </w:tc>
        <w:tc>
          <w:tcPr>
            <w:tcW w:w="517" w:type="pct"/>
          </w:tcPr>
          <w:p w14:paraId="6E5367EF" w14:textId="77777777" w:rsidR="00B9365E" w:rsidRDefault="00B9365E" w:rsidP="002724D7">
            <w:pPr>
              <w:pStyle w:val="Compact"/>
            </w:pPr>
            <w:r>
              <w:t>8</w:t>
            </w:r>
          </w:p>
        </w:tc>
        <w:tc>
          <w:tcPr>
            <w:tcW w:w="721" w:type="pct"/>
          </w:tcPr>
          <w:p w14:paraId="10C733DD" w14:textId="77777777" w:rsidR="00B9365E" w:rsidRDefault="00B9365E" w:rsidP="002724D7">
            <w:pPr>
              <w:pStyle w:val="Compact"/>
            </w:pPr>
            <w:r>
              <w:t>-122.6/47.9</w:t>
            </w:r>
          </w:p>
        </w:tc>
        <w:tc>
          <w:tcPr>
            <w:tcW w:w="673" w:type="pct"/>
          </w:tcPr>
          <w:p w14:paraId="451D5876" w14:textId="77777777" w:rsidR="00B9365E" w:rsidRDefault="00B9365E" w:rsidP="002724D7">
            <w:pPr>
              <w:pStyle w:val="Compact"/>
              <w:jc w:val="right"/>
            </w:pPr>
            <w:r>
              <w:t>129</w:t>
            </w:r>
          </w:p>
        </w:tc>
        <w:tc>
          <w:tcPr>
            <w:tcW w:w="865" w:type="pct"/>
          </w:tcPr>
          <w:p w14:paraId="11D78308" w14:textId="77777777" w:rsidR="00B9365E" w:rsidRDefault="00B9365E" w:rsidP="002724D7">
            <w:pPr>
              <w:pStyle w:val="Compact"/>
            </w:pPr>
            <w:r>
              <w:t>1.2 (0.6, 2.9)</w:t>
            </w:r>
          </w:p>
        </w:tc>
        <w:tc>
          <w:tcPr>
            <w:tcW w:w="1058" w:type="pct"/>
          </w:tcPr>
          <w:p w14:paraId="13CA8D6B" w14:textId="77777777" w:rsidR="00B9365E" w:rsidRDefault="00B9365E" w:rsidP="002724D7">
            <w:pPr>
              <w:pStyle w:val="Compact"/>
            </w:pPr>
            <w:r>
              <w:t>30.1 (27.2, 31.3)</w:t>
            </w:r>
          </w:p>
        </w:tc>
      </w:tr>
      <w:tr w:rsidR="00B9365E" w14:paraId="0CE867CC" w14:textId="77777777" w:rsidTr="00B9365E">
        <w:tc>
          <w:tcPr>
            <w:tcW w:w="1166" w:type="pct"/>
          </w:tcPr>
          <w:p w14:paraId="035CDD6D" w14:textId="77777777" w:rsidR="00B9365E" w:rsidRDefault="00B9365E" w:rsidP="002724D7">
            <w:pPr>
              <w:pStyle w:val="Compact"/>
            </w:pPr>
          </w:p>
        </w:tc>
        <w:tc>
          <w:tcPr>
            <w:tcW w:w="517" w:type="pct"/>
          </w:tcPr>
          <w:p w14:paraId="1CA749E9" w14:textId="77777777" w:rsidR="00B9365E" w:rsidRDefault="00B9365E" w:rsidP="002724D7">
            <w:pPr>
              <w:pStyle w:val="Compact"/>
            </w:pPr>
            <w:r>
              <w:t>28</w:t>
            </w:r>
          </w:p>
        </w:tc>
        <w:tc>
          <w:tcPr>
            <w:tcW w:w="721" w:type="pct"/>
          </w:tcPr>
          <w:p w14:paraId="58CB22AB" w14:textId="77777777" w:rsidR="00B9365E" w:rsidRDefault="00B9365E" w:rsidP="002724D7">
            <w:pPr>
              <w:pStyle w:val="Compact"/>
            </w:pPr>
            <w:r>
              <w:t>-122.5/47.7</w:t>
            </w:r>
          </w:p>
        </w:tc>
        <w:tc>
          <w:tcPr>
            <w:tcW w:w="673" w:type="pct"/>
          </w:tcPr>
          <w:p w14:paraId="03FDEEB7" w14:textId="77777777" w:rsidR="00B9365E" w:rsidRDefault="00B9365E" w:rsidP="002724D7">
            <w:pPr>
              <w:pStyle w:val="Compact"/>
              <w:jc w:val="right"/>
            </w:pPr>
            <w:r>
              <w:t>189</w:t>
            </w:r>
          </w:p>
        </w:tc>
        <w:tc>
          <w:tcPr>
            <w:tcW w:w="865" w:type="pct"/>
          </w:tcPr>
          <w:p w14:paraId="3FBB87DF" w14:textId="77777777" w:rsidR="00B9365E" w:rsidRDefault="00B9365E" w:rsidP="002724D7">
            <w:pPr>
              <w:pStyle w:val="Compact"/>
            </w:pPr>
            <w:r>
              <w:t>1.1 (0.6, 2)</w:t>
            </w:r>
          </w:p>
        </w:tc>
        <w:tc>
          <w:tcPr>
            <w:tcW w:w="1058" w:type="pct"/>
          </w:tcPr>
          <w:p w14:paraId="185841FE" w14:textId="77777777" w:rsidR="00B9365E" w:rsidRDefault="00B9365E" w:rsidP="002724D7">
            <w:pPr>
              <w:pStyle w:val="Compact"/>
            </w:pPr>
            <w:r>
              <w:t>30.2 (27.1, 32.8)</w:t>
            </w:r>
          </w:p>
        </w:tc>
      </w:tr>
      <w:tr w:rsidR="00B9365E" w14:paraId="55357C55" w14:textId="77777777" w:rsidTr="00B9365E">
        <w:tc>
          <w:tcPr>
            <w:tcW w:w="1166" w:type="pct"/>
          </w:tcPr>
          <w:p w14:paraId="4AE2AB44" w14:textId="77777777" w:rsidR="00B9365E" w:rsidRDefault="00B9365E" w:rsidP="002724D7">
            <w:pPr>
              <w:pStyle w:val="Compact"/>
            </w:pPr>
          </w:p>
        </w:tc>
        <w:tc>
          <w:tcPr>
            <w:tcW w:w="517" w:type="pct"/>
          </w:tcPr>
          <w:p w14:paraId="74D12558" w14:textId="77777777" w:rsidR="00B9365E" w:rsidRDefault="00B9365E" w:rsidP="002724D7">
            <w:pPr>
              <w:pStyle w:val="Compact"/>
            </w:pPr>
            <w:r>
              <w:t>38</w:t>
            </w:r>
          </w:p>
        </w:tc>
        <w:tc>
          <w:tcPr>
            <w:tcW w:w="721" w:type="pct"/>
          </w:tcPr>
          <w:p w14:paraId="1692926A" w14:textId="77777777" w:rsidR="00B9365E" w:rsidRDefault="00B9365E" w:rsidP="002724D7">
            <w:pPr>
              <w:pStyle w:val="Compact"/>
            </w:pPr>
            <w:r>
              <w:t>-122.7/47.3</w:t>
            </w:r>
          </w:p>
        </w:tc>
        <w:tc>
          <w:tcPr>
            <w:tcW w:w="673" w:type="pct"/>
          </w:tcPr>
          <w:p w14:paraId="1007A049" w14:textId="77777777" w:rsidR="00B9365E" w:rsidRDefault="00B9365E" w:rsidP="002724D7">
            <w:pPr>
              <w:pStyle w:val="Compact"/>
              <w:jc w:val="right"/>
            </w:pPr>
            <w:r>
              <w:t>98</w:t>
            </w:r>
          </w:p>
        </w:tc>
        <w:tc>
          <w:tcPr>
            <w:tcW w:w="865" w:type="pct"/>
          </w:tcPr>
          <w:p w14:paraId="0F9CD7B4" w14:textId="77777777" w:rsidR="00B9365E" w:rsidRDefault="00B9365E" w:rsidP="002724D7">
            <w:pPr>
              <w:pStyle w:val="Compact"/>
            </w:pPr>
            <w:r>
              <w:t>1.1 (0.7, 2.9)</w:t>
            </w:r>
          </w:p>
        </w:tc>
        <w:tc>
          <w:tcPr>
            <w:tcW w:w="1058" w:type="pct"/>
          </w:tcPr>
          <w:p w14:paraId="0F0BDD4D" w14:textId="77777777" w:rsidR="00B9365E" w:rsidRDefault="00B9365E" w:rsidP="002724D7">
            <w:pPr>
              <w:pStyle w:val="Compact"/>
            </w:pPr>
            <w:r>
              <w:t>29.7 (27.3, 31.8)</w:t>
            </w:r>
          </w:p>
        </w:tc>
      </w:tr>
      <w:tr w:rsidR="00B9365E" w14:paraId="784F2FF5" w14:textId="77777777" w:rsidTr="00B9365E">
        <w:tc>
          <w:tcPr>
            <w:tcW w:w="1166" w:type="pct"/>
          </w:tcPr>
          <w:p w14:paraId="7FEFACE8" w14:textId="77777777" w:rsidR="00B9365E" w:rsidRDefault="00B9365E" w:rsidP="002724D7">
            <w:pPr>
              <w:pStyle w:val="Compact"/>
            </w:pPr>
            <w:r>
              <w:t>severe exposure</w:t>
            </w:r>
          </w:p>
        </w:tc>
        <w:tc>
          <w:tcPr>
            <w:tcW w:w="517" w:type="pct"/>
          </w:tcPr>
          <w:p w14:paraId="28C92CEE" w14:textId="77777777" w:rsidR="00B9365E" w:rsidRDefault="00B9365E" w:rsidP="002724D7">
            <w:pPr>
              <w:pStyle w:val="Compact"/>
            </w:pPr>
            <w:r>
              <w:t>4</w:t>
            </w:r>
          </w:p>
        </w:tc>
        <w:tc>
          <w:tcPr>
            <w:tcW w:w="721" w:type="pct"/>
          </w:tcPr>
          <w:p w14:paraId="48CD689F" w14:textId="77777777" w:rsidR="00B9365E" w:rsidRDefault="00B9365E" w:rsidP="002724D7">
            <w:pPr>
              <w:pStyle w:val="Compact"/>
            </w:pPr>
            <w:r>
              <w:t>-122.6/48.2</w:t>
            </w:r>
          </w:p>
        </w:tc>
        <w:tc>
          <w:tcPr>
            <w:tcW w:w="673" w:type="pct"/>
          </w:tcPr>
          <w:p w14:paraId="0B338484" w14:textId="77777777" w:rsidR="00B9365E" w:rsidRDefault="00B9365E" w:rsidP="002724D7">
            <w:pPr>
              <w:pStyle w:val="Compact"/>
              <w:jc w:val="right"/>
            </w:pPr>
            <w:r>
              <w:t>84</w:t>
            </w:r>
          </w:p>
        </w:tc>
        <w:tc>
          <w:tcPr>
            <w:tcW w:w="865" w:type="pct"/>
          </w:tcPr>
          <w:p w14:paraId="526F6CE1" w14:textId="77777777" w:rsidR="00B9365E" w:rsidRDefault="00B9365E" w:rsidP="002724D7">
            <w:pPr>
              <w:pStyle w:val="Compact"/>
            </w:pPr>
            <w:r>
              <w:t>0.9 (0.5, 2.7)</w:t>
            </w:r>
          </w:p>
        </w:tc>
        <w:tc>
          <w:tcPr>
            <w:tcW w:w="1058" w:type="pct"/>
          </w:tcPr>
          <w:p w14:paraId="17B0E508" w14:textId="77777777" w:rsidR="00B9365E" w:rsidRDefault="00B9365E" w:rsidP="002724D7">
            <w:pPr>
              <w:pStyle w:val="Compact"/>
            </w:pPr>
            <w:r>
              <w:t>27.9 (20.4, 30.5)</w:t>
            </w:r>
          </w:p>
        </w:tc>
      </w:tr>
      <w:tr w:rsidR="00B9365E" w14:paraId="40866B09" w14:textId="77777777" w:rsidTr="00B9365E">
        <w:tc>
          <w:tcPr>
            <w:tcW w:w="1166" w:type="pct"/>
          </w:tcPr>
          <w:p w14:paraId="10EFB1DC" w14:textId="77777777" w:rsidR="00B9365E" w:rsidRDefault="00B9365E" w:rsidP="002724D7">
            <w:pPr>
              <w:pStyle w:val="Compact"/>
            </w:pPr>
          </w:p>
        </w:tc>
        <w:tc>
          <w:tcPr>
            <w:tcW w:w="517" w:type="pct"/>
          </w:tcPr>
          <w:p w14:paraId="5686EF1B" w14:textId="77777777" w:rsidR="00B9365E" w:rsidRDefault="00B9365E" w:rsidP="002724D7">
            <w:pPr>
              <w:pStyle w:val="Compact"/>
            </w:pPr>
            <w:r>
              <w:t>12</w:t>
            </w:r>
          </w:p>
        </w:tc>
        <w:tc>
          <w:tcPr>
            <w:tcW w:w="721" w:type="pct"/>
          </w:tcPr>
          <w:p w14:paraId="118FC2C4" w14:textId="77777777" w:rsidR="00B9365E" w:rsidRDefault="00B9365E" w:rsidP="002724D7">
            <w:pPr>
              <w:pStyle w:val="Compact"/>
            </w:pPr>
            <w:r>
              <w:t>-123.1/47.4</w:t>
            </w:r>
          </w:p>
        </w:tc>
        <w:tc>
          <w:tcPr>
            <w:tcW w:w="673" w:type="pct"/>
          </w:tcPr>
          <w:p w14:paraId="532F9884" w14:textId="77777777" w:rsidR="00B9365E" w:rsidRDefault="00B9365E" w:rsidP="002724D7">
            <w:pPr>
              <w:pStyle w:val="Compact"/>
              <w:jc w:val="right"/>
            </w:pPr>
            <w:r>
              <w:t>121</w:t>
            </w:r>
          </w:p>
        </w:tc>
        <w:tc>
          <w:tcPr>
            <w:tcW w:w="865" w:type="pct"/>
          </w:tcPr>
          <w:p w14:paraId="63FAEC73" w14:textId="77777777" w:rsidR="00B9365E" w:rsidRDefault="00B9365E" w:rsidP="002724D7">
            <w:pPr>
              <w:pStyle w:val="Compact"/>
            </w:pPr>
            <w:r>
              <w:t>0.9 (0.3, 3)</w:t>
            </w:r>
          </w:p>
        </w:tc>
        <w:tc>
          <w:tcPr>
            <w:tcW w:w="1058" w:type="pct"/>
          </w:tcPr>
          <w:p w14:paraId="2C4DD238" w14:textId="77777777" w:rsidR="00B9365E" w:rsidRDefault="00B9365E" w:rsidP="002724D7">
            <w:pPr>
              <w:pStyle w:val="Compact"/>
            </w:pPr>
            <w:r>
              <w:t>29.1 (23.9, 30.7)</w:t>
            </w:r>
          </w:p>
        </w:tc>
      </w:tr>
      <w:tr w:rsidR="00B9365E" w14:paraId="38AE172D" w14:textId="77777777" w:rsidTr="00B9365E">
        <w:tc>
          <w:tcPr>
            <w:tcW w:w="1166" w:type="pct"/>
          </w:tcPr>
          <w:p w14:paraId="7FC5170D" w14:textId="77777777" w:rsidR="00B9365E" w:rsidRDefault="00B9365E" w:rsidP="002724D7">
            <w:pPr>
              <w:pStyle w:val="Compact"/>
            </w:pPr>
          </w:p>
        </w:tc>
        <w:tc>
          <w:tcPr>
            <w:tcW w:w="517" w:type="pct"/>
          </w:tcPr>
          <w:p w14:paraId="4712454F" w14:textId="77777777" w:rsidR="00B9365E" w:rsidRDefault="00B9365E" w:rsidP="002724D7">
            <w:pPr>
              <w:pStyle w:val="Compact"/>
            </w:pPr>
            <w:r>
              <w:t>402</w:t>
            </w:r>
          </w:p>
        </w:tc>
        <w:tc>
          <w:tcPr>
            <w:tcW w:w="721" w:type="pct"/>
          </w:tcPr>
          <w:p w14:paraId="22F9BDA5" w14:textId="77777777" w:rsidR="00B9365E" w:rsidRDefault="00B9365E" w:rsidP="002724D7">
            <w:pPr>
              <w:pStyle w:val="Compact"/>
            </w:pPr>
            <w:r>
              <w:t>-123/47.4</w:t>
            </w:r>
          </w:p>
        </w:tc>
        <w:tc>
          <w:tcPr>
            <w:tcW w:w="673" w:type="pct"/>
          </w:tcPr>
          <w:p w14:paraId="61ED2387" w14:textId="77777777" w:rsidR="00B9365E" w:rsidRDefault="00B9365E" w:rsidP="002724D7">
            <w:pPr>
              <w:pStyle w:val="Compact"/>
              <w:jc w:val="right"/>
            </w:pPr>
            <w:r>
              <w:t>50</w:t>
            </w:r>
          </w:p>
        </w:tc>
        <w:tc>
          <w:tcPr>
            <w:tcW w:w="865" w:type="pct"/>
          </w:tcPr>
          <w:p w14:paraId="6178E1E9" w14:textId="77777777" w:rsidR="00B9365E" w:rsidRDefault="00B9365E" w:rsidP="002724D7">
            <w:pPr>
              <w:pStyle w:val="Compact"/>
            </w:pPr>
            <w:r>
              <w:t>0.9 (0.2, 2.6)</w:t>
            </w:r>
          </w:p>
        </w:tc>
        <w:tc>
          <w:tcPr>
            <w:tcW w:w="1058" w:type="pct"/>
          </w:tcPr>
          <w:p w14:paraId="757F88C0" w14:textId="77777777" w:rsidR="00B9365E" w:rsidRDefault="00B9365E" w:rsidP="002724D7">
            <w:pPr>
              <w:pStyle w:val="Compact"/>
            </w:pPr>
            <w:r>
              <w:t>28.6 (21.8, 30.5)</w:t>
            </w:r>
          </w:p>
        </w:tc>
      </w:tr>
    </w:tbl>
    <w:p w14:paraId="6D71C3CE" w14:textId="5434AADB" w:rsidR="00B9365E" w:rsidRDefault="00B9365E" w:rsidP="00EB1AAD">
      <w:pPr>
        <w:spacing w:after="0" w:line="480" w:lineRule="auto"/>
        <w:jc w:val="both"/>
        <w:rPr>
          <w:rFonts w:ascii="Times New Roman" w:hAnsi="Times New Roman" w:cs="Times New Roman"/>
          <w:sz w:val="30"/>
          <w:szCs w:val="30"/>
        </w:rPr>
      </w:pPr>
    </w:p>
    <w:p w14:paraId="038B7711" w14:textId="77777777" w:rsidR="00B9365E" w:rsidRDefault="00B9365E">
      <w:pPr>
        <w:rPr>
          <w:rFonts w:ascii="Times New Roman" w:hAnsi="Times New Roman" w:cs="Times New Roman"/>
          <w:sz w:val="30"/>
          <w:szCs w:val="30"/>
        </w:rPr>
      </w:pPr>
      <w:r>
        <w:rPr>
          <w:rFonts w:ascii="Times New Roman" w:hAnsi="Times New Roman" w:cs="Times New Roman"/>
          <w:sz w:val="30"/>
          <w:szCs w:val="30"/>
        </w:rPr>
        <w:br w:type="page"/>
      </w:r>
    </w:p>
    <w:p w14:paraId="61B2A0F8" w14:textId="353D7BC0" w:rsidR="00B9365E" w:rsidRDefault="00B9365E" w:rsidP="00B9365E">
      <w:pPr>
        <w:pStyle w:val="BodyText"/>
      </w:pPr>
      <w:r>
        <w:rPr>
          <w:i/>
        </w:rPr>
        <w:lastRenderedPageBreak/>
        <w:t>Table 2: Linear multiple regression models testing the additive effects of minimum observed aragonite saturation state, cohort year (factor), and months (factor) on extent of type III dissolution in pteropods. Results for four models are shown where the first two columns are for relationships grouped by cohort year (Figure 5, top row) and the second two columns are for relationships grouped by month (Figure 5, bottom row). Separate models were also run with and without 2016 data because of missing April observations in 2016. Values shown are parameter estimates and standard error for the predictors (left column) in each linear model. Sample size and R-squared values for each model are shown at the bottom.</w:t>
      </w:r>
    </w:p>
    <w:tbl>
      <w:tblPr>
        <w:tblW w:w="9057" w:type="dxa"/>
        <w:jc w:val="center"/>
        <w:tblLayout w:type="fixed"/>
        <w:tblLook w:val="04A0" w:firstRow="1" w:lastRow="0" w:firstColumn="1" w:lastColumn="0" w:noHBand="0" w:noVBand="1"/>
      </w:tblPr>
      <w:tblGrid>
        <w:gridCol w:w="1328"/>
        <w:gridCol w:w="1422"/>
        <w:gridCol w:w="2303"/>
        <w:gridCol w:w="1469"/>
        <w:gridCol w:w="2535"/>
      </w:tblGrid>
      <w:tr w:rsidR="00B9365E" w14:paraId="1C19E839" w14:textId="77777777" w:rsidTr="00B9365E">
        <w:trPr>
          <w:cantSplit/>
          <w:trHeight w:val="461"/>
          <w:jc w:val="center"/>
        </w:trPr>
        <w:tc>
          <w:tcPr>
            <w:tcW w:w="1328" w:type="dxa"/>
            <w:tcBorders>
              <w:top w:val="single" w:sz="8" w:space="0" w:color="000000"/>
              <w:bottom w:val="single" w:sz="8" w:space="0" w:color="000000"/>
            </w:tcBorders>
            <w:tcMar>
              <w:top w:w="0" w:type="dxa"/>
              <w:left w:w="0" w:type="dxa"/>
              <w:bottom w:w="0" w:type="dxa"/>
              <w:right w:w="0" w:type="dxa"/>
            </w:tcMar>
          </w:tcPr>
          <w:p w14:paraId="1CD63731" w14:textId="77777777" w:rsidR="00B9365E" w:rsidRDefault="00B9365E" w:rsidP="002724D7">
            <w:pPr>
              <w:spacing w:before="80" w:after="80"/>
              <w:ind w:left="80" w:right="80"/>
              <w:jc w:val="center"/>
            </w:pPr>
          </w:p>
        </w:tc>
        <w:tc>
          <w:tcPr>
            <w:tcW w:w="1422" w:type="dxa"/>
            <w:tcBorders>
              <w:top w:val="single" w:sz="8" w:space="0" w:color="000000"/>
              <w:bottom w:val="single" w:sz="8" w:space="0" w:color="000000"/>
            </w:tcBorders>
            <w:tcMar>
              <w:top w:w="0" w:type="dxa"/>
              <w:left w:w="0" w:type="dxa"/>
              <w:bottom w:w="0" w:type="dxa"/>
              <w:right w:w="0" w:type="dxa"/>
            </w:tcMar>
          </w:tcPr>
          <w:p w14:paraId="61101842" w14:textId="77777777" w:rsidR="00B9365E" w:rsidRDefault="00B9365E" w:rsidP="002724D7">
            <w:pPr>
              <w:spacing w:before="80" w:after="80"/>
              <w:ind w:left="80" w:right="80"/>
              <w:jc w:val="center"/>
            </w:pPr>
            <w:r>
              <w:rPr>
                <w:rFonts w:ascii="Times" w:hAnsi="Times" w:cs="Times"/>
                <w:color w:val="000000"/>
                <w:sz w:val="24"/>
                <w:szCs w:val="24"/>
              </w:rPr>
              <w:t>By year</w:t>
            </w:r>
          </w:p>
        </w:tc>
        <w:tc>
          <w:tcPr>
            <w:tcW w:w="2303" w:type="dxa"/>
            <w:tcBorders>
              <w:top w:val="single" w:sz="8" w:space="0" w:color="000000"/>
              <w:bottom w:val="single" w:sz="8" w:space="0" w:color="000000"/>
            </w:tcBorders>
            <w:tcMar>
              <w:top w:w="0" w:type="dxa"/>
              <w:left w:w="0" w:type="dxa"/>
              <w:bottom w:w="0" w:type="dxa"/>
              <w:right w:w="0" w:type="dxa"/>
            </w:tcMar>
          </w:tcPr>
          <w:p w14:paraId="417F846D" w14:textId="77777777" w:rsidR="00B9365E" w:rsidRDefault="00B9365E" w:rsidP="002724D7">
            <w:pPr>
              <w:spacing w:before="80" w:after="80"/>
              <w:ind w:left="80" w:right="80"/>
              <w:jc w:val="center"/>
            </w:pPr>
            <w:r>
              <w:rPr>
                <w:rFonts w:ascii="Times" w:hAnsi="Times" w:cs="Times"/>
                <w:color w:val="000000"/>
                <w:sz w:val="24"/>
                <w:szCs w:val="24"/>
              </w:rPr>
              <w:t>By year (no 2016)</w:t>
            </w:r>
          </w:p>
        </w:tc>
        <w:tc>
          <w:tcPr>
            <w:tcW w:w="1469" w:type="dxa"/>
            <w:tcBorders>
              <w:top w:val="single" w:sz="8" w:space="0" w:color="000000"/>
              <w:bottom w:val="single" w:sz="8" w:space="0" w:color="000000"/>
            </w:tcBorders>
            <w:tcMar>
              <w:top w:w="0" w:type="dxa"/>
              <w:left w:w="0" w:type="dxa"/>
              <w:bottom w:w="0" w:type="dxa"/>
              <w:right w:w="0" w:type="dxa"/>
            </w:tcMar>
          </w:tcPr>
          <w:p w14:paraId="54082B61" w14:textId="77777777" w:rsidR="00B9365E" w:rsidRDefault="00B9365E" w:rsidP="002724D7">
            <w:pPr>
              <w:spacing w:before="80" w:after="80"/>
              <w:ind w:left="80" w:right="80"/>
              <w:jc w:val="center"/>
            </w:pPr>
            <w:r>
              <w:rPr>
                <w:rFonts w:ascii="Times" w:hAnsi="Times" w:cs="Times"/>
                <w:color w:val="000000"/>
                <w:sz w:val="24"/>
                <w:szCs w:val="24"/>
              </w:rPr>
              <w:t>By month</w:t>
            </w:r>
          </w:p>
        </w:tc>
        <w:tc>
          <w:tcPr>
            <w:tcW w:w="2535" w:type="dxa"/>
            <w:tcBorders>
              <w:top w:val="single" w:sz="8" w:space="0" w:color="000000"/>
              <w:bottom w:val="single" w:sz="8" w:space="0" w:color="000000"/>
            </w:tcBorders>
            <w:tcMar>
              <w:top w:w="0" w:type="dxa"/>
              <w:left w:w="0" w:type="dxa"/>
              <w:bottom w:w="0" w:type="dxa"/>
              <w:right w:w="0" w:type="dxa"/>
            </w:tcMar>
          </w:tcPr>
          <w:p w14:paraId="587503A6" w14:textId="77777777" w:rsidR="00B9365E" w:rsidRDefault="00B9365E" w:rsidP="002724D7">
            <w:pPr>
              <w:spacing w:before="80" w:after="80"/>
              <w:ind w:left="80" w:right="80"/>
              <w:jc w:val="center"/>
            </w:pPr>
            <w:r>
              <w:rPr>
                <w:rFonts w:ascii="Times" w:hAnsi="Times" w:cs="Times"/>
                <w:color w:val="000000"/>
                <w:sz w:val="24"/>
                <w:szCs w:val="24"/>
              </w:rPr>
              <w:t>By month (no 2016)</w:t>
            </w:r>
          </w:p>
        </w:tc>
      </w:tr>
      <w:tr w:rsidR="00B9365E" w14:paraId="1D76B46F" w14:textId="77777777" w:rsidTr="00B9365E">
        <w:trPr>
          <w:cantSplit/>
          <w:trHeight w:val="397"/>
          <w:jc w:val="center"/>
        </w:trPr>
        <w:tc>
          <w:tcPr>
            <w:tcW w:w="1328" w:type="dxa"/>
            <w:tcBorders>
              <w:top w:val="single" w:sz="8" w:space="0" w:color="000000"/>
            </w:tcBorders>
            <w:tcMar>
              <w:top w:w="0" w:type="dxa"/>
              <w:left w:w="0" w:type="dxa"/>
              <w:bottom w:w="0" w:type="dxa"/>
              <w:right w:w="0" w:type="dxa"/>
            </w:tcMar>
          </w:tcPr>
          <w:p w14:paraId="28EEA248" w14:textId="77777777" w:rsidR="00B9365E" w:rsidRDefault="00B9365E" w:rsidP="002724D7">
            <w:pPr>
              <w:spacing w:before="80" w:after="80"/>
              <w:ind w:left="80" w:right="80"/>
            </w:pPr>
            <w:r>
              <w:rPr>
                <w:rFonts w:ascii="Times" w:hAnsi="Times" w:cs="Times"/>
                <w:color w:val="000000"/>
                <w:sz w:val="24"/>
                <w:szCs w:val="24"/>
              </w:rPr>
              <w:t>Constant</w:t>
            </w:r>
          </w:p>
        </w:tc>
        <w:tc>
          <w:tcPr>
            <w:tcW w:w="1422" w:type="dxa"/>
            <w:tcBorders>
              <w:top w:val="single" w:sz="8" w:space="0" w:color="000000"/>
            </w:tcBorders>
            <w:tcMar>
              <w:top w:w="0" w:type="dxa"/>
              <w:left w:w="0" w:type="dxa"/>
              <w:bottom w:w="0" w:type="dxa"/>
              <w:right w:w="0" w:type="dxa"/>
            </w:tcMar>
          </w:tcPr>
          <w:p w14:paraId="65D47A3F" w14:textId="77777777" w:rsidR="00B9365E" w:rsidRDefault="00B9365E" w:rsidP="002724D7">
            <w:pPr>
              <w:spacing w:before="80" w:after="80"/>
              <w:ind w:left="80" w:right="80"/>
              <w:jc w:val="right"/>
            </w:pPr>
            <w:r>
              <w:rPr>
                <w:rFonts w:ascii="Times" w:hAnsi="Times" w:cs="Times"/>
                <w:color w:val="000000"/>
                <w:sz w:val="24"/>
                <w:szCs w:val="24"/>
              </w:rPr>
              <w:t>41.37 ***</w:t>
            </w:r>
          </w:p>
        </w:tc>
        <w:tc>
          <w:tcPr>
            <w:tcW w:w="2303" w:type="dxa"/>
            <w:tcBorders>
              <w:top w:val="single" w:sz="8" w:space="0" w:color="000000"/>
            </w:tcBorders>
            <w:tcMar>
              <w:top w:w="0" w:type="dxa"/>
              <w:left w:w="0" w:type="dxa"/>
              <w:bottom w:w="0" w:type="dxa"/>
              <w:right w:w="0" w:type="dxa"/>
            </w:tcMar>
          </w:tcPr>
          <w:p w14:paraId="2362B7C7" w14:textId="77777777" w:rsidR="00B9365E" w:rsidRDefault="00B9365E" w:rsidP="002724D7">
            <w:pPr>
              <w:spacing w:before="80" w:after="80"/>
              <w:ind w:left="80" w:right="80"/>
              <w:jc w:val="right"/>
            </w:pPr>
            <w:r>
              <w:rPr>
                <w:rFonts w:ascii="Times" w:hAnsi="Times" w:cs="Times"/>
                <w:color w:val="000000"/>
                <w:sz w:val="24"/>
                <w:szCs w:val="24"/>
              </w:rPr>
              <w:t>42.17 ***</w:t>
            </w:r>
          </w:p>
        </w:tc>
        <w:tc>
          <w:tcPr>
            <w:tcW w:w="1469" w:type="dxa"/>
            <w:tcBorders>
              <w:top w:val="single" w:sz="8" w:space="0" w:color="000000"/>
            </w:tcBorders>
            <w:tcMar>
              <w:top w:w="0" w:type="dxa"/>
              <w:left w:w="0" w:type="dxa"/>
              <w:bottom w:w="0" w:type="dxa"/>
              <w:right w:w="0" w:type="dxa"/>
            </w:tcMar>
          </w:tcPr>
          <w:p w14:paraId="1D310E8F" w14:textId="77777777" w:rsidR="00B9365E" w:rsidRDefault="00B9365E" w:rsidP="002724D7">
            <w:pPr>
              <w:spacing w:before="80" w:after="80"/>
              <w:ind w:left="80" w:right="80"/>
              <w:jc w:val="right"/>
            </w:pPr>
            <w:r>
              <w:rPr>
                <w:rFonts w:ascii="Times" w:hAnsi="Times" w:cs="Times"/>
                <w:color w:val="000000"/>
                <w:sz w:val="24"/>
                <w:szCs w:val="24"/>
              </w:rPr>
              <w:t>46.20 ***</w:t>
            </w:r>
          </w:p>
        </w:tc>
        <w:tc>
          <w:tcPr>
            <w:tcW w:w="2535" w:type="dxa"/>
            <w:tcBorders>
              <w:top w:val="single" w:sz="8" w:space="0" w:color="000000"/>
            </w:tcBorders>
            <w:tcMar>
              <w:top w:w="0" w:type="dxa"/>
              <w:left w:w="0" w:type="dxa"/>
              <w:bottom w:w="0" w:type="dxa"/>
              <w:right w:w="0" w:type="dxa"/>
            </w:tcMar>
          </w:tcPr>
          <w:p w14:paraId="7E083F70" w14:textId="77777777" w:rsidR="00B9365E" w:rsidRDefault="00B9365E" w:rsidP="002724D7">
            <w:pPr>
              <w:spacing w:before="80" w:after="80"/>
              <w:ind w:left="80" w:right="80"/>
              <w:jc w:val="right"/>
            </w:pPr>
            <w:r>
              <w:rPr>
                <w:rFonts w:ascii="Times" w:hAnsi="Times" w:cs="Times"/>
                <w:color w:val="000000"/>
                <w:sz w:val="24"/>
                <w:szCs w:val="24"/>
              </w:rPr>
              <w:t>42.59 ***</w:t>
            </w:r>
          </w:p>
        </w:tc>
      </w:tr>
      <w:tr w:rsidR="00B9365E" w14:paraId="0D2AE607" w14:textId="77777777" w:rsidTr="00B9365E">
        <w:trPr>
          <w:cantSplit/>
          <w:trHeight w:val="447"/>
          <w:jc w:val="center"/>
        </w:trPr>
        <w:tc>
          <w:tcPr>
            <w:tcW w:w="1328" w:type="dxa"/>
            <w:tcMar>
              <w:top w:w="0" w:type="dxa"/>
              <w:left w:w="0" w:type="dxa"/>
              <w:bottom w:w="0" w:type="dxa"/>
              <w:right w:w="0" w:type="dxa"/>
            </w:tcMar>
          </w:tcPr>
          <w:p w14:paraId="6DF4CCD4" w14:textId="77777777" w:rsidR="00B9365E" w:rsidRDefault="00B9365E" w:rsidP="002724D7">
            <w:pPr>
              <w:spacing w:before="80" w:after="80"/>
              <w:ind w:left="80" w:right="80"/>
            </w:pPr>
          </w:p>
        </w:tc>
        <w:tc>
          <w:tcPr>
            <w:tcW w:w="1422" w:type="dxa"/>
            <w:tcMar>
              <w:top w:w="0" w:type="dxa"/>
              <w:left w:w="0" w:type="dxa"/>
              <w:bottom w:w="0" w:type="dxa"/>
              <w:right w:w="0" w:type="dxa"/>
            </w:tcMar>
          </w:tcPr>
          <w:p w14:paraId="6362DE4B" w14:textId="77777777" w:rsidR="00B9365E" w:rsidRDefault="00B9365E" w:rsidP="002724D7">
            <w:pPr>
              <w:spacing w:before="80" w:after="80"/>
              <w:ind w:left="80" w:right="80"/>
              <w:jc w:val="right"/>
            </w:pPr>
            <w:r>
              <w:rPr>
                <w:rFonts w:ascii="Times" w:hAnsi="Times" w:cs="Times"/>
                <w:color w:val="000000"/>
                <w:sz w:val="24"/>
                <w:szCs w:val="24"/>
              </w:rPr>
              <w:t xml:space="preserve">(8.07)   </w:t>
            </w:r>
          </w:p>
        </w:tc>
        <w:tc>
          <w:tcPr>
            <w:tcW w:w="2303" w:type="dxa"/>
            <w:tcMar>
              <w:top w:w="0" w:type="dxa"/>
              <w:left w:w="0" w:type="dxa"/>
              <w:bottom w:w="0" w:type="dxa"/>
              <w:right w:w="0" w:type="dxa"/>
            </w:tcMar>
          </w:tcPr>
          <w:p w14:paraId="62F6D80F" w14:textId="77777777" w:rsidR="00B9365E" w:rsidRDefault="00B9365E" w:rsidP="002724D7">
            <w:pPr>
              <w:spacing w:before="80" w:after="80"/>
              <w:ind w:left="80" w:right="80"/>
              <w:jc w:val="right"/>
            </w:pPr>
            <w:r>
              <w:rPr>
                <w:rFonts w:ascii="Times" w:hAnsi="Times" w:cs="Times"/>
                <w:color w:val="000000"/>
                <w:sz w:val="24"/>
                <w:szCs w:val="24"/>
              </w:rPr>
              <w:t xml:space="preserve">(9.14)   </w:t>
            </w:r>
          </w:p>
        </w:tc>
        <w:tc>
          <w:tcPr>
            <w:tcW w:w="1469" w:type="dxa"/>
            <w:tcMar>
              <w:top w:w="0" w:type="dxa"/>
              <w:left w:w="0" w:type="dxa"/>
              <w:bottom w:w="0" w:type="dxa"/>
              <w:right w:w="0" w:type="dxa"/>
            </w:tcMar>
          </w:tcPr>
          <w:p w14:paraId="32CB981C" w14:textId="77777777" w:rsidR="00B9365E" w:rsidRDefault="00B9365E" w:rsidP="002724D7">
            <w:pPr>
              <w:spacing w:before="80" w:after="80"/>
              <w:ind w:left="80" w:right="80"/>
              <w:jc w:val="right"/>
            </w:pPr>
            <w:r>
              <w:rPr>
                <w:rFonts w:ascii="Times" w:hAnsi="Times" w:cs="Times"/>
                <w:color w:val="000000"/>
                <w:sz w:val="24"/>
                <w:szCs w:val="24"/>
              </w:rPr>
              <w:t xml:space="preserve">(8.25)   </w:t>
            </w:r>
          </w:p>
        </w:tc>
        <w:tc>
          <w:tcPr>
            <w:tcW w:w="2535" w:type="dxa"/>
            <w:tcMar>
              <w:top w:w="0" w:type="dxa"/>
              <w:left w:w="0" w:type="dxa"/>
              <w:bottom w:w="0" w:type="dxa"/>
              <w:right w:w="0" w:type="dxa"/>
            </w:tcMar>
          </w:tcPr>
          <w:p w14:paraId="479729C9" w14:textId="77777777" w:rsidR="00B9365E" w:rsidRDefault="00B9365E" w:rsidP="002724D7">
            <w:pPr>
              <w:spacing w:before="80" w:after="80"/>
              <w:ind w:left="80" w:right="80"/>
              <w:jc w:val="right"/>
            </w:pPr>
            <w:r>
              <w:rPr>
                <w:rFonts w:ascii="Times" w:hAnsi="Times" w:cs="Times"/>
                <w:color w:val="000000"/>
                <w:sz w:val="24"/>
                <w:szCs w:val="24"/>
              </w:rPr>
              <w:t xml:space="preserve">(9.90)   </w:t>
            </w:r>
          </w:p>
        </w:tc>
      </w:tr>
      <w:tr w:rsidR="00B9365E" w14:paraId="44674391" w14:textId="77777777" w:rsidTr="00B9365E">
        <w:trPr>
          <w:cantSplit/>
          <w:trHeight w:val="423"/>
          <w:jc w:val="center"/>
        </w:trPr>
        <w:tc>
          <w:tcPr>
            <w:tcW w:w="1328" w:type="dxa"/>
            <w:tcMar>
              <w:top w:w="0" w:type="dxa"/>
              <w:left w:w="0" w:type="dxa"/>
              <w:bottom w:w="0" w:type="dxa"/>
              <w:right w:w="0" w:type="dxa"/>
            </w:tcMar>
          </w:tcPr>
          <w:p w14:paraId="41C7647F" w14:textId="77777777" w:rsidR="00B9365E" w:rsidRDefault="00B9365E" w:rsidP="002724D7">
            <w:pPr>
              <w:spacing w:before="80" w:after="80"/>
              <w:ind w:left="80" w:right="80"/>
            </w:pPr>
            <w:r>
              <w:rPr>
                <w:rFonts w:ascii="Times" w:hAnsi="Times" w:cs="Times"/>
                <w:color w:val="000000"/>
                <w:sz w:val="24"/>
                <w:szCs w:val="24"/>
              </w:rPr>
              <w:t>Ara, min</w:t>
            </w:r>
          </w:p>
        </w:tc>
        <w:tc>
          <w:tcPr>
            <w:tcW w:w="1422" w:type="dxa"/>
            <w:tcMar>
              <w:top w:w="0" w:type="dxa"/>
              <w:left w:w="0" w:type="dxa"/>
              <w:bottom w:w="0" w:type="dxa"/>
              <w:right w:w="0" w:type="dxa"/>
            </w:tcMar>
          </w:tcPr>
          <w:p w14:paraId="196740B1" w14:textId="77777777" w:rsidR="00B9365E" w:rsidRDefault="00B9365E" w:rsidP="002724D7">
            <w:pPr>
              <w:spacing w:before="80" w:after="80"/>
              <w:ind w:left="80" w:right="80"/>
              <w:jc w:val="right"/>
            </w:pPr>
            <w:r>
              <w:rPr>
                <w:rFonts w:ascii="Times" w:hAnsi="Times" w:cs="Times"/>
                <w:color w:val="000000"/>
                <w:sz w:val="24"/>
                <w:szCs w:val="24"/>
              </w:rPr>
              <w:t xml:space="preserve">-32.99 ** </w:t>
            </w:r>
          </w:p>
        </w:tc>
        <w:tc>
          <w:tcPr>
            <w:tcW w:w="2303" w:type="dxa"/>
            <w:tcMar>
              <w:top w:w="0" w:type="dxa"/>
              <w:left w:w="0" w:type="dxa"/>
              <w:bottom w:w="0" w:type="dxa"/>
              <w:right w:w="0" w:type="dxa"/>
            </w:tcMar>
          </w:tcPr>
          <w:p w14:paraId="29299700" w14:textId="77777777" w:rsidR="00B9365E" w:rsidRDefault="00B9365E" w:rsidP="002724D7">
            <w:pPr>
              <w:spacing w:before="80" w:after="80"/>
              <w:ind w:left="80" w:right="80"/>
              <w:jc w:val="right"/>
            </w:pPr>
            <w:r>
              <w:rPr>
                <w:rFonts w:ascii="Times" w:hAnsi="Times" w:cs="Times"/>
                <w:color w:val="000000"/>
                <w:sz w:val="24"/>
                <w:szCs w:val="24"/>
              </w:rPr>
              <w:t xml:space="preserve">-34.16 ** </w:t>
            </w:r>
          </w:p>
        </w:tc>
        <w:tc>
          <w:tcPr>
            <w:tcW w:w="1469" w:type="dxa"/>
            <w:tcMar>
              <w:top w:w="0" w:type="dxa"/>
              <w:left w:w="0" w:type="dxa"/>
              <w:bottom w:w="0" w:type="dxa"/>
              <w:right w:w="0" w:type="dxa"/>
            </w:tcMar>
          </w:tcPr>
          <w:p w14:paraId="3B92A687" w14:textId="77777777" w:rsidR="00B9365E" w:rsidRDefault="00B9365E" w:rsidP="002724D7">
            <w:pPr>
              <w:spacing w:before="80" w:after="80"/>
              <w:ind w:left="80" w:right="80"/>
              <w:jc w:val="right"/>
            </w:pPr>
            <w:r>
              <w:rPr>
                <w:rFonts w:ascii="Times" w:hAnsi="Times" w:cs="Times"/>
                <w:color w:val="000000"/>
                <w:sz w:val="24"/>
                <w:szCs w:val="24"/>
              </w:rPr>
              <w:t>-36.45 ***</w:t>
            </w:r>
          </w:p>
        </w:tc>
        <w:tc>
          <w:tcPr>
            <w:tcW w:w="2535" w:type="dxa"/>
            <w:tcMar>
              <w:top w:w="0" w:type="dxa"/>
              <w:left w:w="0" w:type="dxa"/>
              <w:bottom w:w="0" w:type="dxa"/>
              <w:right w:w="0" w:type="dxa"/>
            </w:tcMar>
          </w:tcPr>
          <w:p w14:paraId="040B667C" w14:textId="77777777" w:rsidR="00B9365E" w:rsidRDefault="00B9365E" w:rsidP="002724D7">
            <w:pPr>
              <w:spacing w:before="80" w:after="80"/>
              <w:ind w:left="80" w:right="80"/>
              <w:jc w:val="right"/>
            </w:pPr>
            <w:r>
              <w:rPr>
                <w:rFonts w:ascii="Times" w:hAnsi="Times" w:cs="Times"/>
                <w:color w:val="000000"/>
                <w:sz w:val="24"/>
                <w:szCs w:val="24"/>
              </w:rPr>
              <w:t xml:space="preserve">-36.85 ** </w:t>
            </w:r>
          </w:p>
        </w:tc>
      </w:tr>
      <w:tr w:rsidR="00B9365E" w14:paraId="68537440" w14:textId="77777777" w:rsidTr="00B9365E">
        <w:trPr>
          <w:cantSplit/>
          <w:trHeight w:val="447"/>
          <w:jc w:val="center"/>
        </w:trPr>
        <w:tc>
          <w:tcPr>
            <w:tcW w:w="1328" w:type="dxa"/>
            <w:tcMar>
              <w:top w:w="0" w:type="dxa"/>
              <w:left w:w="0" w:type="dxa"/>
              <w:bottom w:w="0" w:type="dxa"/>
              <w:right w:w="0" w:type="dxa"/>
            </w:tcMar>
          </w:tcPr>
          <w:p w14:paraId="4897E512" w14:textId="77777777" w:rsidR="00B9365E" w:rsidRDefault="00B9365E" w:rsidP="002724D7">
            <w:pPr>
              <w:spacing w:before="80" w:after="80"/>
              <w:ind w:left="80" w:right="80"/>
            </w:pPr>
          </w:p>
        </w:tc>
        <w:tc>
          <w:tcPr>
            <w:tcW w:w="1422" w:type="dxa"/>
            <w:tcMar>
              <w:top w:w="0" w:type="dxa"/>
              <w:left w:w="0" w:type="dxa"/>
              <w:bottom w:w="0" w:type="dxa"/>
              <w:right w:w="0" w:type="dxa"/>
            </w:tcMar>
          </w:tcPr>
          <w:p w14:paraId="063BC3C0" w14:textId="77777777" w:rsidR="00B9365E" w:rsidRDefault="00B9365E" w:rsidP="002724D7">
            <w:pPr>
              <w:spacing w:before="80" w:after="80"/>
              <w:ind w:left="80" w:right="80"/>
              <w:jc w:val="right"/>
            </w:pPr>
            <w:r>
              <w:rPr>
                <w:rFonts w:ascii="Times" w:hAnsi="Times" w:cs="Times"/>
                <w:color w:val="000000"/>
                <w:sz w:val="24"/>
                <w:szCs w:val="24"/>
              </w:rPr>
              <w:t xml:space="preserve">(9.63)   </w:t>
            </w:r>
          </w:p>
        </w:tc>
        <w:tc>
          <w:tcPr>
            <w:tcW w:w="2303" w:type="dxa"/>
            <w:tcMar>
              <w:top w:w="0" w:type="dxa"/>
              <w:left w:w="0" w:type="dxa"/>
              <w:bottom w:w="0" w:type="dxa"/>
              <w:right w:w="0" w:type="dxa"/>
            </w:tcMar>
          </w:tcPr>
          <w:p w14:paraId="3DD158EB" w14:textId="77777777" w:rsidR="00B9365E" w:rsidRDefault="00B9365E" w:rsidP="002724D7">
            <w:pPr>
              <w:spacing w:before="80" w:after="80"/>
              <w:ind w:left="80" w:right="80"/>
              <w:jc w:val="right"/>
            </w:pPr>
            <w:r>
              <w:rPr>
                <w:rFonts w:ascii="Times" w:hAnsi="Times" w:cs="Times"/>
                <w:color w:val="000000"/>
                <w:sz w:val="24"/>
                <w:szCs w:val="24"/>
              </w:rPr>
              <w:t xml:space="preserve">(11.40)   </w:t>
            </w:r>
          </w:p>
        </w:tc>
        <w:tc>
          <w:tcPr>
            <w:tcW w:w="1469" w:type="dxa"/>
            <w:tcMar>
              <w:top w:w="0" w:type="dxa"/>
              <w:left w:w="0" w:type="dxa"/>
              <w:bottom w:w="0" w:type="dxa"/>
              <w:right w:w="0" w:type="dxa"/>
            </w:tcMar>
          </w:tcPr>
          <w:p w14:paraId="234D03BE" w14:textId="77777777" w:rsidR="00B9365E" w:rsidRDefault="00B9365E" w:rsidP="002724D7">
            <w:pPr>
              <w:spacing w:before="80" w:after="80"/>
              <w:ind w:left="80" w:right="80"/>
              <w:jc w:val="right"/>
            </w:pPr>
            <w:r>
              <w:rPr>
                <w:rFonts w:ascii="Times" w:hAnsi="Times" w:cs="Times"/>
                <w:color w:val="000000"/>
                <w:sz w:val="24"/>
                <w:szCs w:val="24"/>
              </w:rPr>
              <w:t xml:space="preserve">(9.71)   </w:t>
            </w:r>
          </w:p>
        </w:tc>
        <w:tc>
          <w:tcPr>
            <w:tcW w:w="2535" w:type="dxa"/>
            <w:tcMar>
              <w:top w:w="0" w:type="dxa"/>
              <w:left w:w="0" w:type="dxa"/>
              <w:bottom w:w="0" w:type="dxa"/>
              <w:right w:w="0" w:type="dxa"/>
            </w:tcMar>
          </w:tcPr>
          <w:p w14:paraId="5C9557BA" w14:textId="77777777" w:rsidR="00B9365E" w:rsidRDefault="00B9365E" w:rsidP="002724D7">
            <w:pPr>
              <w:spacing w:before="80" w:after="80"/>
              <w:ind w:left="80" w:right="80"/>
              <w:jc w:val="right"/>
            </w:pPr>
            <w:r>
              <w:rPr>
                <w:rFonts w:ascii="Times" w:hAnsi="Times" w:cs="Times"/>
                <w:color w:val="000000"/>
                <w:sz w:val="24"/>
                <w:szCs w:val="24"/>
              </w:rPr>
              <w:t xml:space="preserve">(11.55)   </w:t>
            </w:r>
          </w:p>
        </w:tc>
      </w:tr>
      <w:tr w:rsidR="00B9365E" w14:paraId="6C8B9837" w14:textId="77777777" w:rsidTr="00B9365E">
        <w:trPr>
          <w:cantSplit/>
          <w:trHeight w:val="393"/>
          <w:jc w:val="center"/>
        </w:trPr>
        <w:tc>
          <w:tcPr>
            <w:tcW w:w="1328" w:type="dxa"/>
            <w:tcMar>
              <w:top w:w="0" w:type="dxa"/>
              <w:left w:w="0" w:type="dxa"/>
              <w:bottom w:w="0" w:type="dxa"/>
              <w:right w:w="0" w:type="dxa"/>
            </w:tcMar>
          </w:tcPr>
          <w:p w14:paraId="649FBADA" w14:textId="77777777" w:rsidR="00B9365E" w:rsidRDefault="00B9365E" w:rsidP="002724D7">
            <w:pPr>
              <w:spacing w:before="80" w:after="80"/>
              <w:ind w:left="80" w:right="80"/>
            </w:pPr>
            <w:r>
              <w:rPr>
                <w:rFonts w:ascii="Times" w:hAnsi="Times" w:cs="Times"/>
                <w:color w:val="000000"/>
                <w:sz w:val="24"/>
                <w:szCs w:val="24"/>
              </w:rPr>
              <w:t>2015</w:t>
            </w:r>
          </w:p>
        </w:tc>
        <w:tc>
          <w:tcPr>
            <w:tcW w:w="1422" w:type="dxa"/>
            <w:tcMar>
              <w:top w:w="0" w:type="dxa"/>
              <w:left w:w="0" w:type="dxa"/>
              <w:bottom w:w="0" w:type="dxa"/>
              <w:right w:w="0" w:type="dxa"/>
            </w:tcMar>
          </w:tcPr>
          <w:p w14:paraId="5ED023D8" w14:textId="77777777" w:rsidR="00B9365E" w:rsidRDefault="00B9365E" w:rsidP="002724D7">
            <w:pPr>
              <w:spacing w:before="80" w:after="80"/>
              <w:ind w:left="80" w:right="80"/>
              <w:jc w:val="right"/>
            </w:pPr>
            <w:r>
              <w:rPr>
                <w:rFonts w:ascii="Times" w:hAnsi="Times" w:cs="Times"/>
                <w:color w:val="000000"/>
                <w:sz w:val="24"/>
                <w:szCs w:val="24"/>
              </w:rPr>
              <w:t xml:space="preserve">13.91 *  </w:t>
            </w:r>
          </w:p>
        </w:tc>
        <w:tc>
          <w:tcPr>
            <w:tcW w:w="2303" w:type="dxa"/>
            <w:tcMar>
              <w:top w:w="0" w:type="dxa"/>
              <w:left w:w="0" w:type="dxa"/>
              <w:bottom w:w="0" w:type="dxa"/>
              <w:right w:w="0" w:type="dxa"/>
            </w:tcMar>
          </w:tcPr>
          <w:p w14:paraId="71FC0FD3" w14:textId="77777777" w:rsidR="00B9365E" w:rsidRDefault="00B9365E" w:rsidP="002724D7">
            <w:pPr>
              <w:spacing w:before="80" w:after="80"/>
              <w:ind w:left="80" w:right="80"/>
              <w:jc w:val="right"/>
            </w:pPr>
            <w:r>
              <w:rPr>
                <w:rFonts w:ascii="Times" w:hAnsi="Times" w:cs="Times"/>
                <w:color w:val="000000"/>
                <w:sz w:val="24"/>
                <w:szCs w:val="24"/>
              </w:rPr>
              <w:t xml:space="preserve">13.93 *  </w:t>
            </w:r>
          </w:p>
        </w:tc>
        <w:tc>
          <w:tcPr>
            <w:tcW w:w="1469" w:type="dxa"/>
            <w:tcMar>
              <w:top w:w="0" w:type="dxa"/>
              <w:left w:w="0" w:type="dxa"/>
              <w:bottom w:w="0" w:type="dxa"/>
              <w:right w:w="0" w:type="dxa"/>
            </w:tcMar>
          </w:tcPr>
          <w:p w14:paraId="6DF8033E"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2535" w:type="dxa"/>
            <w:tcMar>
              <w:top w:w="0" w:type="dxa"/>
              <w:left w:w="0" w:type="dxa"/>
              <w:bottom w:w="0" w:type="dxa"/>
              <w:right w:w="0" w:type="dxa"/>
            </w:tcMar>
          </w:tcPr>
          <w:p w14:paraId="5EA14973" w14:textId="77777777" w:rsidR="00B9365E" w:rsidRDefault="00B9365E" w:rsidP="002724D7">
            <w:pPr>
              <w:spacing w:before="80" w:after="80"/>
              <w:ind w:left="80" w:right="80"/>
              <w:jc w:val="right"/>
            </w:pPr>
            <w:r>
              <w:rPr>
                <w:rFonts w:ascii="Times" w:hAnsi="Times" w:cs="Times"/>
                <w:color w:val="000000"/>
                <w:sz w:val="24"/>
                <w:szCs w:val="24"/>
              </w:rPr>
              <w:t xml:space="preserve">       </w:t>
            </w:r>
          </w:p>
        </w:tc>
      </w:tr>
      <w:tr w:rsidR="00B9365E" w14:paraId="19D80B58" w14:textId="77777777" w:rsidTr="00B9365E">
        <w:trPr>
          <w:cantSplit/>
          <w:trHeight w:val="447"/>
          <w:jc w:val="center"/>
        </w:trPr>
        <w:tc>
          <w:tcPr>
            <w:tcW w:w="1328" w:type="dxa"/>
            <w:tcMar>
              <w:top w:w="0" w:type="dxa"/>
              <w:left w:w="0" w:type="dxa"/>
              <w:bottom w:w="0" w:type="dxa"/>
              <w:right w:w="0" w:type="dxa"/>
            </w:tcMar>
          </w:tcPr>
          <w:p w14:paraId="425B7535" w14:textId="77777777" w:rsidR="00B9365E" w:rsidRDefault="00B9365E" w:rsidP="002724D7">
            <w:pPr>
              <w:spacing w:before="80" w:after="80"/>
              <w:ind w:left="80" w:right="80"/>
            </w:pPr>
          </w:p>
        </w:tc>
        <w:tc>
          <w:tcPr>
            <w:tcW w:w="1422" w:type="dxa"/>
            <w:tcMar>
              <w:top w:w="0" w:type="dxa"/>
              <w:left w:w="0" w:type="dxa"/>
              <w:bottom w:w="0" w:type="dxa"/>
              <w:right w:w="0" w:type="dxa"/>
            </w:tcMar>
          </w:tcPr>
          <w:p w14:paraId="49AC5C94" w14:textId="77777777" w:rsidR="00B9365E" w:rsidRDefault="00B9365E" w:rsidP="002724D7">
            <w:pPr>
              <w:spacing w:before="80" w:after="80"/>
              <w:ind w:left="80" w:right="80"/>
              <w:jc w:val="right"/>
            </w:pPr>
            <w:r>
              <w:rPr>
                <w:rFonts w:ascii="Times" w:hAnsi="Times" w:cs="Times"/>
                <w:color w:val="000000"/>
                <w:sz w:val="24"/>
                <w:szCs w:val="24"/>
              </w:rPr>
              <w:t xml:space="preserve">(6.38)   </w:t>
            </w:r>
          </w:p>
        </w:tc>
        <w:tc>
          <w:tcPr>
            <w:tcW w:w="2303" w:type="dxa"/>
            <w:tcMar>
              <w:top w:w="0" w:type="dxa"/>
              <w:left w:w="0" w:type="dxa"/>
              <w:bottom w:w="0" w:type="dxa"/>
              <w:right w:w="0" w:type="dxa"/>
            </w:tcMar>
          </w:tcPr>
          <w:p w14:paraId="746869F0" w14:textId="77777777" w:rsidR="00B9365E" w:rsidRDefault="00B9365E" w:rsidP="002724D7">
            <w:pPr>
              <w:spacing w:before="80" w:after="80"/>
              <w:ind w:left="80" w:right="80"/>
              <w:jc w:val="right"/>
            </w:pPr>
            <w:r>
              <w:rPr>
                <w:rFonts w:ascii="Times" w:hAnsi="Times" w:cs="Times"/>
                <w:color w:val="000000"/>
                <w:sz w:val="24"/>
                <w:szCs w:val="24"/>
              </w:rPr>
              <w:t xml:space="preserve">(6.51)   </w:t>
            </w:r>
          </w:p>
        </w:tc>
        <w:tc>
          <w:tcPr>
            <w:tcW w:w="1469" w:type="dxa"/>
            <w:tcMar>
              <w:top w:w="0" w:type="dxa"/>
              <w:left w:w="0" w:type="dxa"/>
              <w:bottom w:w="0" w:type="dxa"/>
              <w:right w:w="0" w:type="dxa"/>
            </w:tcMar>
          </w:tcPr>
          <w:p w14:paraId="64B503A9"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2535" w:type="dxa"/>
            <w:tcMar>
              <w:top w:w="0" w:type="dxa"/>
              <w:left w:w="0" w:type="dxa"/>
              <w:bottom w:w="0" w:type="dxa"/>
              <w:right w:w="0" w:type="dxa"/>
            </w:tcMar>
          </w:tcPr>
          <w:p w14:paraId="0F5A64C1" w14:textId="77777777" w:rsidR="00B9365E" w:rsidRDefault="00B9365E" w:rsidP="002724D7">
            <w:pPr>
              <w:spacing w:before="80" w:after="80"/>
              <w:ind w:left="80" w:right="80"/>
              <w:jc w:val="right"/>
            </w:pPr>
            <w:r>
              <w:rPr>
                <w:rFonts w:ascii="Times" w:hAnsi="Times" w:cs="Times"/>
                <w:color w:val="000000"/>
                <w:sz w:val="24"/>
                <w:szCs w:val="24"/>
              </w:rPr>
              <w:t xml:space="preserve">       </w:t>
            </w:r>
          </w:p>
        </w:tc>
      </w:tr>
      <w:tr w:rsidR="00B9365E" w14:paraId="71F972F4" w14:textId="77777777" w:rsidTr="00B9365E">
        <w:trPr>
          <w:cantSplit/>
          <w:trHeight w:val="393"/>
          <w:jc w:val="center"/>
        </w:trPr>
        <w:tc>
          <w:tcPr>
            <w:tcW w:w="1328" w:type="dxa"/>
            <w:tcMar>
              <w:top w:w="0" w:type="dxa"/>
              <w:left w:w="0" w:type="dxa"/>
              <w:bottom w:w="0" w:type="dxa"/>
              <w:right w:w="0" w:type="dxa"/>
            </w:tcMar>
          </w:tcPr>
          <w:p w14:paraId="1037F089" w14:textId="77777777" w:rsidR="00B9365E" w:rsidRDefault="00B9365E" w:rsidP="002724D7">
            <w:pPr>
              <w:spacing w:before="80" w:after="80"/>
              <w:ind w:left="80" w:right="80"/>
            </w:pPr>
            <w:r>
              <w:rPr>
                <w:rFonts w:ascii="Times" w:hAnsi="Times" w:cs="Times"/>
                <w:color w:val="000000"/>
                <w:sz w:val="24"/>
                <w:szCs w:val="24"/>
              </w:rPr>
              <w:t>2016</w:t>
            </w:r>
          </w:p>
        </w:tc>
        <w:tc>
          <w:tcPr>
            <w:tcW w:w="1422" w:type="dxa"/>
            <w:tcMar>
              <w:top w:w="0" w:type="dxa"/>
              <w:left w:w="0" w:type="dxa"/>
              <w:bottom w:w="0" w:type="dxa"/>
              <w:right w:w="0" w:type="dxa"/>
            </w:tcMar>
          </w:tcPr>
          <w:p w14:paraId="4D1368C6" w14:textId="77777777" w:rsidR="00B9365E" w:rsidRDefault="00B9365E" w:rsidP="002724D7">
            <w:pPr>
              <w:spacing w:before="80" w:after="80"/>
              <w:ind w:left="80" w:right="80"/>
              <w:jc w:val="right"/>
            </w:pPr>
            <w:r>
              <w:rPr>
                <w:rFonts w:ascii="Times" w:hAnsi="Times" w:cs="Times"/>
                <w:color w:val="000000"/>
                <w:sz w:val="24"/>
                <w:szCs w:val="24"/>
              </w:rPr>
              <w:t xml:space="preserve">3.12    </w:t>
            </w:r>
          </w:p>
        </w:tc>
        <w:tc>
          <w:tcPr>
            <w:tcW w:w="2303" w:type="dxa"/>
            <w:tcMar>
              <w:top w:w="0" w:type="dxa"/>
              <w:left w:w="0" w:type="dxa"/>
              <w:bottom w:w="0" w:type="dxa"/>
              <w:right w:w="0" w:type="dxa"/>
            </w:tcMar>
          </w:tcPr>
          <w:p w14:paraId="7CA745D3"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1469" w:type="dxa"/>
            <w:tcMar>
              <w:top w:w="0" w:type="dxa"/>
              <w:left w:w="0" w:type="dxa"/>
              <w:bottom w:w="0" w:type="dxa"/>
              <w:right w:w="0" w:type="dxa"/>
            </w:tcMar>
          </w:tcPr>
          <w:p w14:paraId="382E9DF3"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2535" w:type="dxa"/>
            <w:tcMar>
              <w:top w:w="0" w:type="dxa"/>
              <w:left w:w="0" w:type="dxa"/>
              <w:bottom w:w="0" w:type="dxa"/>
              <w:right w:w="0" w:type="dxa"/>
            </w:tcMar>
          </w:tcPr>
          <w:p w14:paraId="6F6E3523" w14:textId="77777777" w:rsidR="00B9365E" w:rsidRDefault="00B9365E" w:rsidP="002724D7">
            <w:pPr>
              <w:spacing w:before="80" w:after="80"/>
              <w:ind w:left="80" w:right="80"/>
              <w:jc w:val="right"/>
            </w:pPr>
            <w:r>
              <w:rPr>
                <w:rFonts w:ascii="Times" w:hAnsi="Times" w:cs="Times"/>
                <w:color w:val="000000"/>
                <w:sz w:val="24"/>
                <w:szCs w:val="24"/>
              </w:rPr>
              <w:t xml:space="preserve">       </w:t>
            </w:r>
          </w:p>
        </w:tc>
      </w:tr>
      <w:tr w:rsidR="00B9365E" w14:paraId="289DF8A8" w14:textId="77777777" w:rsidTr="00B9365E">
        <w:trPr>
          <w:cantSplit/>
          <w:trHeight w:val="447"/>
          <w:jc w:val="center"/>
        </w:trPr>
        <w:tc>
          <w:tcPr>
            <w:tcW w:w="1328" w:type="dxa"/>
            <w:tcMar>
              <w:top w:w="0" w:type="dxa"/>
              <w:left w:w="0" w:type="dxa"/>
              <w:bottom w:w="0" w:type="dxa"/>
              <w:right w:w="0" w:type="dxa"/>
            </w:tcMar>
          </w:tcPr>
          <w:p w14:paraId="09BBE292" w14:textId="77777777" w:rsidR="00B9365E" w:rsidRDefault="00B9365E" w:rsidP="002724D7">
            <w:pPr>
              <w:spacing w:before="80" w:after="80"/>
              <w:ind w:left="80" w:right="80"/>
            </w:pPr>
          </w:p>
        </w:tc>
        <w:tc>
          <w:tcPr>
            <w:tcW w:w="1422" w:type="dxa"/>
            <w:tcMar>
              <w:top w:w="0" w:type="dxa"/>
              <w:left w:w="0" w:type="dxa"/>
              <w:bottom w:w="0" w:type="dxa"/>
              <w:right w:w="0" w:type="dxa"/>
            </w:tcMar>
          </w:tcPr>
          <w:p w14:paraId="07EFAC1F" w14:textId="77777777" w:rsidR="00B9365E" w:rsidRDefault="00B9365E" w:rsidP="002724D7">
            <w:pPr>
              <w:spacing w:before="80" w:after="80"/>
              <w:ind w:left="80" w:right="80"/>
              <w:jc w:val="right"/>
            </w:pPr>
            <w:r>
              <w:rPr>
                <w:rFonts w:ascii="Times" w:hAnsi="Times" w:cs="Times"/>
                <w:color w:val="000000"/>
                <w:sz w:val="24"/>
                <w:szCs w:val="24"/>
              </w:rPr>
              <w:t xml:space="preserve">(6.90)   </w:t>
            </w:r>
          </w:p>
        </w:tc>
        <w:tc>
          <w:tcPr>
            <w:tcW w:w="2303" w:type="dxa"/>
            <w:tcMar>
              <w:top w:w="0" w:type="dxa"/>
              <w:left w:w="0" w:type="dxa"/>
              <w:bottom w:w="0" w:type="dxa"/>
              <w:right w:w="0" w:type="dxa"/>
            </w:tcMar>
          </w:tcPr>
          <w:p w14:paraId="10AAD3C4"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1469" w:type="dxa"/>
            <w:tcMar>
              <w:top w:w="0" w:type="dxa"/>
              <w:left w:w="0" w:type="dxa"/>
              <w:bottom w:w="0" w:type="dxa"/>
              <w:right w:w="0" w:type="dxa"/>
            </w:tcMar>
          </w:tcPr>
          <w:p w14:paraId="048ACA04"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2535" w:type="dxa"/>
            <w:tcMar>
              <w:top w:w="0" w:type="dxa"/>
              <w:left w:w="0" w:type="dxa"/>
              <w:bottom w:w="0" w:type="dxa"/>
              <w:right w:w="0" w:type="dxa"/>
            </w:tcMar>
          </w:tcPr>
          <w:p w14:paraId="5B74BDB0" w14:textId="77777777" w:rsidR="00B9365E" w:rsidRDefault="00B9365E" w:rsidP="002724D7">
            <w:pPr>
              <w:spacing w:before="80" w:after="80"/>
              <w:ind w:left="80" w:right="80"/>
              <w:jc w:val="right"/>
            </w:pPr>
            <w:r>
              <w:rPr>
                <w:rFonts w:ascii="Times" w:hAnsi="Times" w:cs="Times"/>
                <w:color w:val="000000"/>
                <w:sz w:val="24"/>
                <w:szCs w:val="24"/>
              </w:rPr>
              <w:t xml:space="preserve">       </w:t>
            </w:r>
          </w:p>
        </w:tc>
      </w:tr>
      <w:tr w:rsidR="00B9365E" w14:paraId="3490EAA7" w14:textId="77777777" w:rsidTr="00B9365E">
        <w:trPr>
          <w:cantSplit/>
          <w:trHeight w:val="437"/>
          <w:jc w:val="center"/>
        </w:trPr>
        <w:tc>
          <w:tcPr>
            <w:tcW w:w="1328" w:type="dxa"/>
            <w:tcMar>
              <w:top w:w="0" w:type="dxa"/>
              <w:left w:w="0" w:type="dxa"/>
              <w:bottom w:w="0" w:type="dxa"/>
              <w:right w:w="0" w:type="dxa"/>
            </w:tcMar>
          </w:tcPr>
          <w:p w14:paraId="4F591833" w14:textId="77777777" w:rsidR="00B9365E" w:rsidRDefault="00B9365E" w:rsidP="002724D7">
            <w:pPr>
              <w:spacing w:before="80" w:after="80"/>
              <w:ind w:left="80" w:right="80"/>
            </w:pPr>
            <w:r>
              <w:rPr>
                <w:rFonts w:ascii="Times" w:hAnsi="Times" w:cs="Times"/>
                <w:color w:val="000000"/>
                <w:sz w:val="24"/>
                <w:szCs w:val="24"/>
              </w:rPr>
              <w:t>Sep</w:t>
            </w:r>
          </w:p>
        </w:tc>
        <w:tc>
          <w:tcPr>
            <w:tcW w:w="1422" w:type="dxa"/>
            <w:tcMar>
              <w:top w:w="0" w:type="dxa"/>
              <w:left w:w="0" w:type="dxa"/>
              <w:bottom w:w="0" w:type="dxa"/>
              <w:right w:w="0" w:type="dxa"/>
            </w:tcMar>
          </w:tcPr>
          <w:p w14:paraId="28024E32"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2303" w:type="dxa"/>
            <w:tcMar>
              <w:top w:w="0" w:type="dxa"/>
              <w:left w:w="0" w:type="dxa"/>
              <w:bottom w:w="0" w:type="dxa"/>
              <w:right w:w="0" w:type="dxa"/>
            </w:tcMar>
          </w:tcPr>
          <w:p w14:paraId="7B7E9CB1"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1469" w:type="dxa"/>
            <w:tcMar>
              <w:top w:w="0" w:type="dxa"/>
              <w:left w:w="0" w:type="dxa"/>
              <w:bottom w:w="0" w:type="dxa"/>
              <w:right w:w="0" w:type="dxa"/>
            </w:tcMar>
          </w:tcPr>
          <w:p w14:paraId="434E2BE9" w14:textId="77777777" w:rsidR="00B9365E" w:rsidRDefault="00B9365E" w:rsidP="002724D7">
            <w:pPr>
              <w:spacing w:before="80" w:after="80"/>
              <w:ind w:left="80" w:right="80"/>
              <w:jc w:val="right"/>
            </w:pPr>
            <w:r>
              <w:rPr>
                <w:rFonts w:ascii="Times" w:hAnsi="Times" w:cs="Times"/>
                <w:color w:val="000000"/>
                <w:sz w:val="24"/>
                <w:szCs w:val="24"/>
              </w:rPr>
              <w:t xml:space="preserve">-0.81    </w:t>
            </w:r>
          </w:p>
        </w:tc>
        <w:tc>
          <w:tcPr>
            <w:tcW w:w="2535" w:type="dxa"/>
            <w:tcMar>
              <w:top w:w="0" w:type="dxa"/>
              <w:left w:w="0" w:type="dxa"/>
              <w:bottom w:w="0" w:type="dxa"/>
              <w:right w:w="0" w:type="dxa"/>
            </w:tcMar>
          </w:tcPr>
          <w:p w14:paraId="28F75BFE" w14:textId="77777777" w:rsidR="00B9365E" w:rsidRDefault="00B9365E" w:rsidP="002724D7">
            <w:pPr>
              <w:spacing w:before="80" w:after="80"/>
              <w:ind w:left="80" w:right="80"/>
              <w:jc w:val="right"/>
            </w:pPr>
            <w:r>
              <w:rPr>
                <w:rFonts w:ascii="Times" w:hAnsi="Times" w:cs="Times"/>
                <w:color w:val="000000"/>
                <w:sz w:val="24"/>
                <w:szCs w:val="24"/>
              </w:rPr>
              <w:t xml:space="preserve">6.24    </w:t>
            </w:r>
          </w:p>
        </w:tc>
      </w:tr>
      <w:tr w:rsidR="00B9365E" w14:paraId="44157828" w14:textId="77777777" w:rsidTr="00B9365E">
        <w:trPr>
          <w:cantSplit/>
          <w:trHeight w:val="447"/>
          <w:jc w:val="center"/>
        </w:trPr>
        <w:tc>
          <w:tcPr>
            <w:tcW w:w="1328" w:type="dxa"/>
            <w:tcMar>
              <w:top w:w="0" w:type="dxa"/>
              <w:left w:w="0" w:type="dxa"/>
              <w:bottom w:w="0" w:type="dxa"/>
              <w:right w:w="0" w:type="dxa"/>
            </w:tcMar>
          </w:tcPr>
          <w:p w14:paraId="3686D82B" w14:textId="77777777" w:rsidR="00B9365E" w:rsidRDefault="00B9365E" w:rsidP="002724D7">
            <w:pPr>
              <w:spacing w:before="80" w:after="80"/>
              <w:ind w:left="80" w:right="80"/>
            </w:pPr>
          </w:p>
        </w:tc>
        <w:tc>
          <w:tcPr>
            <w:tcW w:w="1422" w:type="dxa"/>
            <w:tcMar>
              <w:top w:w="0" w:type="dxa"/>
              <w:left w:w="0" w:type="dxa"/>
              <w:bottom w:w="0" w:type="dxa"/>
              <w:right w:w="0" w:type="dxa"/>
            </w:tcMar>
          </w:tcPr>
          <w:p w14:paraId="6E1FB8BE"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2303" w:type="dxa"/>
            <w:tcMar>
              <w:top w:w="0" w:type="dxa"/>
              <w:left w:w="0" w:type="dxa"/>
              <w:bottom w:w="0" w:type="dxa"/>
              <w:right w:w="0" w:type="dxa"/>
            </w:tcMar>
          </w:tcPr>
          <w:p w14:paraId="51FF4A08"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1469" w:type="dxa"/>
            <w:tcMar>
              <w:top w:w="0" w:type="dxa"/>
              <w:left w:w="0" w:type="dxa"/>
              <w:bottom w:w="0" w:type="dxa"/>
              <w:right w:w="0" w:type="dxa"/>
            </w:tcMar>
          </w:tcPr>
          <w:p w14:paraId="49C7FC3B" w14:textId="77777777" w:rsidR="00B9365E" w:rsidRDefault="00B9365E" w:rsidP="002724D7">
            <w:pPr>
              <w:spacing w:before="80" w:after="80"/>
              <w:ind w:left="80" w:right="80"/>
              <w:jc w:val="right"/>
            </w:pPr>
            <w:r>
              <w:rPr>
                <w:rFonts w:ascii="Times" w:hAnsi="Times" w:cs="Times"/>
                <w:color w:val="000000"/>
                <w:sz w:val="24"/>
                <w:szCs w:val="24"/>
              </w:rPr>
              <w:t xml:space="preserve">(6.20)   </w:t>
            </w:r>
          </w:p>
        </w:tc>
        <w:tc>
          <w:tcPr>
            <w:tcW w:w="2535" w:type="dxa"/>
            <w:tcMar>
              <w:top w:w="0" w:type="dxa"/>
              <w:left w:w="0" w:type="dxa"/>
              <w:bottom w:w="0" w:type="dxa"/>
              <w:right w:w="0" w:type="dxa"/>
            </w:tcMar>
          </w:tcPr>
          <w:p w14:paraId="18244FC8" w14:textId="77777777" w:rsidR="00B9365E" w:rsidRDefault="00B9365E" w:rsidP="002724D7">
            <w:pPr>
              <w:spacing w:before="80" w:after="80"/>
              <w:ind w:left="80" w:right="80"/>
              <w:jc w:val="right"/>
            </w:pPr>
            <w:r>
              <w:rPr>
                <w:rFonts w:ascii="Times" w:hAnsi="Times" w:cs="Times"/>
                <w:color w:val="000000"/>
                <w:sz w:val="24"/>
                <w:szCs w:val="24"/>
              </w:rPr>
              <w:t xml:space="preserve">(7.96)   </w:t>
            </w:r>
          </w:p>
        </w:tc>
      </w:tr>
      <w:tr w:rsidR="00B9365E" w14:paraId="48F1A628" w14:textId="77777777" w:rsidTr="00B9365E">
        <w:trPr>
          <w:cantSplit/>
          <w:trHeight w:val="434"/>
          <w:jc w:val="center"/>
        </w:trPr>
        <w:tc>
          <w:tcPr>
            <w:tcW w:w="1328" w:type="dxa"/>
            <w:tcMar>
              <w:top w:w="0" w:type="dxa"/>
              <w:left w:w="0" w:type="dxa"/>
              <w:bottom w:w="0" w:type="dxa"/>
              <w:right w:w="0" w:type="dxa"/>
            </w:tcMar>
          </w:tcPr>
          <w:p w14:paraId="06AF81D5" w14:textId="77777777" w:rsidR="00B9365E" w:rsidRDefault="00B9365E" w:rsidP="002724D7">
            <w:pPr>
              <w:spacing w:before="80" w:after="80"/>
              <w:ind w:left="80" w:right="80"/>
            </w:pPr>
            <w:r>
              <w:rPr>
                <w:rFonts w:ascii="Times" w:hAnsi="Times" w:cs="Times"/>
                <w:color w:val="000000"/>
                <w:sz w:val="24"/>
                <w:szCs w:val="24"/>
              </w:rPr>
              <w:t>Apr</w:t>
            </w:r>
          </w:p>
        </w:tc>
        <w:tc>
          <w:tcPr>
            <w:tcW w:w="1422" w:type="dxa"/>
            <w:tcMar>
              <w:top w:w="0" w:type="dxa"/>
              <w:left w:w="0" w:type="dxa"/>
              <w:bottom w:w="0" w:type="dxa"/>
              <w:right w:w="0" w:type="dxa"/>
            </w:tcMar>
          </w:tcPr>
          <w:p w14:paraId="1614800E"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2303" w:type="dxa"/>
            <w:tcMar>
              <w:top w:w="0" w:type="dxa"/>
              <w:left w:w="0" w:type="dxa"/>
              <w:bottom w:w="0" w:type="dxa"/>
              <w:right w:w="0" w:type="dxa"/>
            </w:tcMar>
          </w:tcPr>
          <w:p w14:paraId="2B814AFD"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1469" w:type="dxa"/>
            <w:tcMar>
              <w:top w:w="0" w:type="dxa"/>
              <w:left w:w="0" w:type="dxa"/>
              <w:bottom w:w="0" w:type="dxa"/>
              <w:right w:w="0" w:type="dxa"/>
            </w:tcMar>
          </w:tcPr>
          <w:p w14:paraId="1A26A4B4" w14:textId="77777777" w:rsidR="00B9365E" w:rsidRDefault="00B9365E" w:rsidP="002724D7">
            <w:pPr>
              <w:spacing w:before="80" w:after="80"/>
              <w:ind w:left="80" w:right="80"/>
              <w:jc w:val="right"/>
            </w:pPr>
            <w:r>
              <w:rPr>
                <w:rFonts w:ascii="Times" w:hAnsi="Times" w:cs="Times"/>
                <w:color w:val="000000"/>
                <w:sz w:val="24"/>
                <w:szCs w:val="24"/>
              </w:rPr>
              <w:t xml:space="preserve">16.77 *  </w:t>
            </w:r>
          </w:p>
        </w:tc>
        <w:tc>
          <w:tcPr>
            <w:tcW w:w="2535" w:type="dxa"/>
            <w:tcMar>
              <w:top w:w="0" w:type="dxa"/>
              <w:left w:w="0" w:type="dxa"/>
              <w:bottom w:w="0" w:type="dxa"/>
              <w:right w:w="0" w:type="dxa"/>
            </w:tcMar>
          </w:tcPr>
          <w:p w14:paraId="57894A3B" w14:textId="77777777" w:rsidR="00B9365E" w:rsidRDefault="00B9365E" w:rsidP="002724D7">
            <w:pPr>
              <w:spacing w:before="80" w:after="80"/>
              <w:ind w:left="80" w:right="80"/>
              <w:jc w:val="right"/>
            </w:pPr>
            <w:r>
              <w:rPr>
                <w:rFonts w:ascii="Times" w:hAnsi="Times" w:cs="Times"/>
                <w:color w:val="000000"/>
                <w:sz w:val="24"/>
                <w:szCs w:val="24"/>
              </w:rPr>
              <w:t xml:space="preserve">20.69 *  </w:t>
            </w:r>
          </w:p>
        </w:tc>
      </w:tr>
      <w:tr w:rsidR="00B9365E" w14:paraId="0A2AC137" w14:textId="77777777" w:rsidTr="00B9365E">
        <w:trPr>
          <w:cantSplit/>
          <w:trHeight w:val="447"/>
          <w:jc w:val="center"/>
        </w:trPr>
        <w:tc>
          <w:tcPr>
            <w:tcW w:w="1328" w:type="dxa"/>
            <w:tcBorders>
              <w:bottom w:val="single" w:sz="8" w:space="0" w:color="000000"/>
            </w:tcBorders>
            <w:tcMar>
              <w:top w:w="0" w:type="dxa"/>
              <w:left w:w="0" w:type="dxa"/>
              <w:bottom w:w="0" w:type="dxa"/>
              <w:right w:w="0" w:type="dxa"/>
            </w:tcMar>
          </w:tcPr>
          <w:p w14:paraId="79801582" w14:textId="77777777" w:rsidR="00B9365E" w:rsidRDefault="00B9365E" w:rsidP="002724D7">
            <w:pPr>
              <w:spacing w:before="80" w:after="80"/>
              <w:ind w:left="80" w:right="80"/>
            </w:pPr>
          </w:p>
        </w:tc>
        <w:tc>
          <w:tcPr>
            <w:tcW w:w="1422" w:type="dxa"/>
            <w:tcBorders>
              <w:bottom w:val="single" w:sz="8" w:space="0" w:color="000000"/>
            </w:tcBorders>
            <w:tcMar>
              <w:top w:w="0" w:type="dxa"/>
              <w:left w:w="0" w:type="dxa"/>
              <w:bottom w:w="0" w:type="dxa"/>
              <w:right w:w="0" w:type="dxa"/>
            </w:tcMar>
          </w:tcPr>
          <w:p w14:paraId="41C61948"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2303" w:type="dxa"/>
            <w:tcBorders>
              <w:bottom w:val="single" w:sz="8" w:space="0" w:color="000000"/>
            </w:tcBorders>
            <w:tcMar>
              <w:top w:w="0" w:type="dxa"/>
              <w:left w:w="0" w:type="dxa"/>
              <w:bottom w:w="0" w:type="dxa"/>
              <w:right w:w="0" w:type="dxa"/>
            </w:tcMar>
          </w:tcPr>
          <w:p w14:paraId="67C4BF23" w14:textId="77777777" w:rsidR="00B9365E" w:rsidRDefault="00B9365E" w:rsidP="002724D7">
            <w:pPr>
              <w:spacing w:before="80" w:after="80"/>
              <w:ind w:left="80" w:right="80"/>
              <w:jc w:val="right"/>
            </w:pPr>
            <w:r>
              <w:rPr>
                <w:rFonts w:ascii="Times" w:hAnsi="Times" w:cs="Times"/>
                <w:color w:val="000000"/>
                <w:sz w:val="24"/>
                <w:szCs w:val="24"/>
              </w:rPr>
              <w:t xml:space="preserve">       </w:t>
            </w:r>
          </w:p>
        </w:tc>
        <w:tc>
          <w:tcPr>
            <w:tcW w:w="1469" w:type="dxa"/>
            <w:tcBorders>
              <w:bottom w:val="single" w:sz="8" w:space="0" w:color="000000"/>
            </w:tcBorders>
            <w:tcMar>
              <w:top w:w="0" w:type="dxa"/>
              <w:left w:w="0" w:type="dxa"/>
              <w:bottom w:w="0" w:type="dxa"/>
              <w:right w:w="0" w:type="dxa"/>
            </w:tcMar>
          </w:tcPr>
          <w:p w14:paraId="01E595B5" w14:textId="77777777" w:rsidR="00B9365E" w:rsidRDefault="00B9365E" w:rsidP="002724D7">
            <w:pPr>
              <w:spacing w:before="80" w:after="80"/>
              <w:ind w:left="80" w:right="80"/>
              <w:jc w:val="right"/>
            </w:pPr>
            <w:r>
              <w:rPr>
                <w:rFonts w:ascii="Times" w:hAnsi="Times" w:cs="Times"/>
                <w:color w:val="000000"/>
                <w:sz w:val="24"/>
                <w:szCs w:val="24"/>
              </w:rPr>
              <w:t xml:space="preserve">(6.84)   </w:t>
            </w:r>
          </w:p>
        </w:tc>
        <w:tc>
          <w:tcPr>
            <w:tcW w:w="2535" w:type="dxa"/>
            <w:tcBorders>
              <w:bottom w:val="single" w:sz="8" w:space="0" w:color="000000"/>
            </w:tcBorders>
            <w:tcMar>
              <w:top w:w="0" w:type="dxa"/>
              <w:left w:w="0" w:type="dxa"/>
              <w:bottom w:w="0" w:type="dxa"/>
              <w:right w:w="0" w:type="dxa"/>
            </w:tcMar>
          </w:tcPr>
          <w:p w14:paraId="5FACFB1F" w14:textId="77777777" w:rsidR="00B9365E" w:rsidRDefault="00B9365E" w:rsidP="002724D7">
            <w:pPr>
              <w:spacing w:before="80" w:after="80"/>
              <w:ind w:left="80" w:right="80"/>
              <w:jc w:val="right"/>
            </w:pPr>
            <w:r>
              <w:rPr>
                <w:rFonts w:ascii="Times" w:hAnsi="Times" w:cs="Times"/>
                <w:color w:val="000000"/>
                <w:sz w:val="24"/>
                <w:szCs w:val="24"/>
              </w:rPr>
              <w:t xml:space="preserve">(7.62)   </w:t>
            </w:r>
          </w:p>
        </w:tc>
      </w:tr>
      <w:tr w:rsidR="00B9365E" w14:paraId="6F42CC72" w14:textId="77777777" w:rsidTr="00B9365E">
        <w:trPr>
          <w:cantSplit/>
          <w:trHeight w:val="393"/>
          <w:jc w:val="center"/>
        </w:trPr>
        <w:tc>
          <w:tcPr>
            <w:tcW w:w="1328" w:type="dxa"/>
            <w:tcBorders>
              <w:top w:val="single" w:sz="8" w:space="0" w:color="000000"/>
            </w:tcBorders>
            <w:tcMar>
              <w:top w:w="0" w:type="dxa"/>
              <w:left w:w="0" w:type="dxa"/>
              <w:bottom w:w="0" w:type="dxa"/>
              <w:right w:w="0" w:type="dxa"/>
            </w:tcMar>
          </w:tcPr>
          <w:p w14:paraId="25430325" w14:textId="77777777" w:rsidR="00B9365E" w:rsidRDefault="00B9365E" w:rsidP="002724D7">
            <w:pPr>
              <w:spacing w:before="80" w:after="80"/>
              <w:ind w:left="80" w:right="80"/>
            </w:pPr>
            <w:r>
              <w:rPr>
                <w:rFonts w:ascii="Times" w:hAnsi="Times" w:cs="Times"/>
                <w:color w:val="000000"/>
                <w:sz w:val="24"/>
                <w:szCs w:val="24"/>
              </w:rPr>
              <w:t>N</w:t>
            </w:r>
          </w:p>
        </w:tc>
        <w:tc>
          <w:tcPr>
            <w:tcW w:w="1422" w:type="dxa"/>
            <w:tcBorders>
              <w:top w:val="single" w:sz="8" w:space="0" w:color="000000"/>
            </w:tcBorders>
            <w:tcMar>
              <w:top w:w="0" w:type="dxa"/>
              <w:left w:w="0" w:type="dxa"/>
              <w:bottom w:w="0" w:type="dxa"/>
              <w:right w:w="0" w:type="dxa"/>
            </w:tcMar>
          </w:tcPr>
          <w:p w14:paraId="16DC63B5" w14:textId="77777777" w:rsidR="00B9365E" w:rsidRDefault="00B9365E" w:rsidP="002724D7">
            <w:pPr>
              <w:spacing w:before="80" w:after="80"/>
              <w:ind w:left="80" w:right="80"/>
              <w:jc w:val="right"/>
            </w:pPr>
            <w:r>
              <w:rPr>
                <w:rFonts w:ascii="Times" w:hAnsi="Times" w:cs="Times"/>
                <w:color w:val="000000"/>
                <w:sz w:val="24"/>
                <w:szCs w:val="24"/>
              </w:rPr>
              <w:t xml:space="preserve">50       </w:t>
            </w:r>
          </w:p>
        </w:tc>
        <w:tc>
          <w:tcPr>
            <w:tcW w:w="2303" w:type="dxa"/>
            <w:tcBorders>
              <w:top w:val="single" w:sz="8" w:space="0" w:color="000000"/>
            </w:tcBorders>
            <w:tcMar>
              <w:top w:w="0" w:type="dxa"/>
              <w:left w:w="0" w:type="dxa"/>
              <w:bottom w:w="0" w:type="dxa"/>
              <w:right w:w="0" w:type="dxa"/>
            </w:tcMar>
          </w:tcPr>
          <w:p w14:paraId="1FE9D240" w14:textId="77777777" w:rsidR="00B9365E" w:rsidRDefault="00B9365E" w:rsidP="002724D7">
            <w:pPr>
              <w:spacing w:before="80" w:after="80"/>
              <w:ind w:left="80" w:right="80"/>
              <w:jc w:val="right"/>
            </w:pPr>
            <w:r>
              <w:rPr>
                <w:rFonts w:ascii="Times" w:hAnsi="Times" w:cs="Times"/>
                <w:color w:val="000000"/>
                <w:sz w:val="24"/>
                <w:szCs w:val="24"/>
              </w:rPr>
              <w:t xml:space="preserve">36       </w:t>
            </w:r>
          </w:p>
        </w:tc>
        <w:tc>
          <w:tcPr>
            <w:tcW w:w="1469" w:type="dxa"/>
            <w:tcBorders>
              <w:top w:val="single" w:sz="8" w:space="0" w:color="000000"/>
            </w:tcBorders>
            <w:tcMar>
              <w:top w:w="0" w:type="dxa"/>
              <w:left w:w="0" w:type="dxa"/>
              <w:bottom w:w="0" w:type="dxa"/>
              <w:right w:w="0" w:type="dxa"/>
            </w:tcMar>
          </w:tcPr>
          <w:p w14:paraId="68339D44" w14:textId="77777777" w:rsidR="00B9365E" w:rsidRDefault="00B9365E" w:rsidP="002724D7">
            <w:pPr>
              <w:spacing w:before="80" w:after="80"/>
              <w:ind w:left="80" w:right="80"/>
              <w:jc w:val="right"/>
            </w:pPr>
            <w:r>
              <w:rPr>
                <w:rFonts w:ascii="Times" w:hAnsi="Times" w:cs="Times"/>
                <w:color w:val="000000"/>
                <w:sz w:val="24"/>
                <w:szCs w:val="24"/>
              </w:rPr>
              <w:t xml:space="preserve">50       </w:t>
            </w:r>
          </w:p>
        </w:tc>
        <w:tc>
          <w:tcPr>
            <w:tcW w:w="2535" w:type="dxa"/>
            <w:tcBorders>
              <w:top w:val="single" w:sz="8" w:space="0" w:color="000000"/>
            </w:tcBorders>
            <w:tcMar>
              <w:top w:w="0" w:type="dxa"/>
              <w:left w:w="0" w:type="dxa"/>
              <w:bottom w:w="0" w:type="dxa"/>
              <w:right w:w="0" w:type="dxa"/>
            </w:tcMar>
          </w:tcPr>
          <w:p w14:paraId="1F252680" w14:textId="77777777" w:rsidR="00B9365E" w:rsidRDefault="00B9365E" w:rsidP="002724D7">
            <w:pPr>
              <w:spacing w:before="80" w:after="80"/>
              <w:ind w:left="80" w:right="80"/>
              <w:jc w:val="right"/>
            </w:pPr>
            <w:r>
              <w:rPr>
                <w:rFonts w:ascii="Times" w:hAnsi="Times" w:cs="Times"/>
                <w:color w:val="000000"/>
                <w:sz w:val="24"/>
                <w:szCs w:val="24"/>
              </w:rPr>
              <w:t xml:space="preserve">36       </w:t>
            </w:r>
          </w:p>
        </w:tc>
      </w:tr>
      <w:tr w:rsidR="00B9365E" w14:paraId="208E914C" w14:textId="77777777" w:rsidTr="00B9365E">
        <w:trPr>
          <w:cantSplit/>
          <w:trHeight w:val="393"/>
          <w:jc w:val="center"/>
        </w:trPr>
        <w:tc>
          <w:tcPr>
            <w:tcW w:w="1328" w:type="dxa"/>
            <w:tcBorders>
              <w:bottom w:val="single" w:sz="8" w:space="0" w:color="000000"/>
            </w:tcBorders>
            <w:tcMar>
              <w:top w:w="0" w:type="dxa"/>
              <w:left w:w="0" w:type="dxa"/>
              <w:bottom w:w="0" w:type="dxa"/>
              <w:right w:w="0" w:type="dxa"/>
            </w:tcMar>
          </w:tcPr>
          <w:p w14:paraId="70AA2A58" w14:textId="77777777" w:rsidR="00B9365E" w:rsidRDefault="00B9365E" w:rsidP="002724D7">
            <w:pPr>
              <w:spacing w:before="80" w:after="80"/>
              <w:ind w:left="80" w:right="80"/>
            </w:pPr>
            <w:r>
              <w:rPr>
                <w:rFonts w:ascii="Times" w:hAnsi="Times" w:cs="Times"/>
                <w:color w:val="000000"/>
                <w:sz w:val="24"/>
                <w:szCs w:val="24"/>
              </w:rPr>
              <w:t>R2</w:t>
            </w:r>
          </w:p>
        </w:tc>
        <w:tc>
          <w:tcPr>
            <w:tcW w:w="1422" w:type="dxa"/>
            <w:tcBorders>
              <w:bottom w:val="single" w:sz="8" w:space="0" w:color="000000"/>
            </w:tcBorders>
            <w:tcMar>
              <w:top w:w="0" w:type="dxa"/>
              <w:left w:w="0" w:type="dxa"/>
              <w:bottom w:w="0" w:type="dxa"/>
              <w:right w:w="0" w:type="dxa"/>
            </w:tcMar>
          </w:tcPr>
          <w:p w14:paraId="4B2778C4" w14:textId="77777777" w:rsidR="00B9365E" w:rsidRDefault="00B9365E" w:rsidP="002724D7">
            <w:pPr>
              <w:spacing w:before="80" w:after="80"/>
              <w:ind w:left="80" w:right="80"/>
              <w:jc w:val="right"/>
            </w:pPr>
            <w:r>
              <w:rPr>
                <w:rFonts w:ascii="Times" w:hAnsi="Times" w:cs="Times"/>
                <w:color w:val="000000"/>
                <w:sz w:val="24"/>
                <w:szCs w:val="24"/>
              </w:rPr>
              <w:t xml:space="preserve">0.27    </w:t>
            </w:r>
          </w:p>
        </w:tc>
        <w:tc>
          <w:tcPr>
            <w:tcW w:w="2303" w:type="dxa"/>
            <w:tcBorders>
              <w:bottom w:val="single" w:sz="8" w:space="0" w:color="000000"/>
            </w:tcBorders>
            <w:tcMar>
              <w:top w:w="0" w:type="dxa"/>
              <w:left w:w="0" w:type="dxa"/>
              <w:bottom w:w="0" w:type="dxa"/>
              <w:right w:w="0" w:type="dxa"/>
            </w:tcMar>
          </w:tcPr>
          <w:p w14:paraId="4450C85A" w14:textId="77777777" w:rsidR="00B9365E" w:rsidRDefault="00B9365E" w:rsidP="002724D7">
            <w:pPr>
              <w:spacing w:before="80" w:after="80"/>
              <w:ind w:left="80" w:right="80"/>
              <w:jc w:val="right"/>
            </w:pPr>
            <w:r>
              <w:rPr>
                <w:rFonts w:ascii="Times" w:hAnsi="Times" w:cs="Times"/>
                <w:color w:val="000000"/>
                <w:sz w:val="24"/>
                <w:szCs w:val="24"/>
              </w:rPr>
              <w:t xml:space="preserve">0.29    </w:t>
            </w:r>
          </w:p>
        </w:tc>
        <w:tc>
          <w:tcPr>
            <w:tcW w:w="1469" w:type="dxa"/>
            <w:tcBorders>
              <w:bottom w:val="single" w:sz="8" w:space="0" w:color="000000"/>
            </w:tcBorders>
            <w:tcMar>
              <w:top w:w="0" w:type="dxa"/>
              <w:left w:w="0" w:type="dxa"/>
              <w:bottom w:w="0" w:type="dxa"/>
              <w:right w:w="0" w:type="dxa"/>
            </w:tcMar>
          </w:tcPr>
          <w:p w14:paraId="6A22F3AB" w14:textId="77777777" w:rsidR="00B9365E" w:rsidRDefault="00B9365E" w:rsidP="002724D7">
            <w:pPr>
              <w:spacing w:before="80" w:after="80"/>
              <w:ind w:left="80" w:right="80"/>
              <w:jc w:val="right"/>
            </w:pPr>
            <w:r>
              <w:rPr>
                <w:rFonts w:ascii="Times" w:hAnsi="Times" w:cs="Times"/>
                <w:color w:val="000000"/>
                <w:sz w:val="24"/>
                <w:szCs w:val="24"/>
              </w:rPr>
              <w:t xml:space="preserve">0.30    </w:t>
            </w:r>
          </w:p>
        </w:tc>
        <w:tc>
          <w:tcPr>
            <w:tcW w:w="2535" w:type="dxa"/>
            <w:tcBorders>
              <w:bottom w:val="single" w:sz="8" w:space="0" w:color="000000"/>
            </w:tcBorders>
            <w:tcMar>
              <w:top w:w="0" w:type="dxa"/>
              <w:left w:w="0" w:type="dxa"/>
              <w:bottom w:w="0" w:type="dxa"/>
              <w:right w:w="0" w:type="dxa"/>
            </w:tcMar>
          </w:tcPr>
          <w:p w14:paraId="59EAD231" w14:textId="77777777" w:rsidR="00B9365E" w:rsidRDefault="00B9365E" w:rsidP="002724D7">
            <w:pPr>
              <w:spacing w:before="80" w:after="80"/>
              <w:ind w:left="80" w:right="80"/>
              <w:jc w:val="right"/>
            </w:pPr>
            <w:r>
              <w:rPr>
                <w:rFonts w:ascii="Times" w:hAnsi="Times" w:cs="Times"/>
                <w:color w:val="000000"/>
                <w:sz w:val="24"/>
                <w:szCs w:val="24"/>
              </w:rPr>
              <w:t xml:space="preserve">0.34    </w:t>
            </w:r>
          </w:p>
        </w:tc>
      </w:tr>
      <w:tr w:rsidR="00B9365E" w14:paraId="07D53F0B" w14:textId="77777777" w:rsidTr="00B9365E">
        <w:trPr>
          <w:cantSplit/>
          <w:trHeight w:val="434"/>
          <w:jc w:val="center"/>
        </w:trPr>
        <w:tc>
          <w:tcPr>
            <w:tcW w:w="9057" w:type="dxa"/>
            <w:gridSpan w:val="5"/>
            <w:tcMar>
              <w:top w:w="0" w:type="dxa"/>
              <w:left w:w="0" w:type="dxa"/>
              <w:bottom w:w="0" w:type="dxa"/>
              <w:right w:w="0" w:type="dxa"/>
            </w:tcMar>
          </w:tcPr>
          <w:p w14:paraId="1868CEE1" w14:textId="77777777" w:rsidR="00B9365E" w:rsidRDefault="00B9365E" w:rsidP="002724D7">
            <w:pPr>
              <w:spacing w:before="80" w:after="80"/>
              <w:ind w:left="80" w:right="80"/>
            </w:pPr>
            <w:r>
              <w:rPr>
                <w:rFonts w:ascii="Times" w:hAnsi="Times" w:cs="Times"/>
                <w:color w:val="000000"/>
                <w:sz w:val="24"/>
                <w:szCs w:val="24"/>
              </w:rPr>
              <w:t xml:space="preserve"> *** p &lt; 0.001;  ** p &lt; 0.01;  * p &lt; 0.05.</w:t>
            </w:r>
          </w:p>
        </w:tc>
      </w:tr>
    </w:tbl>
    <w:p w14:paraId="2DAB720C" w14:textId="77777777" w:rsidR="00B9365E" w:rsidRDefault="00B9365E" w:rsidP="00B9365E">
      <w:pPr>
        <w:pStyle w:val="BodyText"/>
        <w:rPr>
          <w:i/>
        </w:rPr>
      </w:pPr>
    </w:p>
    <w:p w14:paraId="1502D20B" w14:textId="77777777" w:rsidR="00B9365E" w:rsidRDefault="00B9365E">
      <w:pPr>
        <w:rPr>
          <w:rFonts w:ascii="Times New Roman" w:hAnsi="Times New Roman"/>
          <w:i/>
          <w:sz w:val="24"/>
          <w:szCs w:val="24"/>
        </w:rPr>
      </w:pPr>
      <w:r>
        <w:rPr>
          <w:i/>
        </w:rPr>
        <w:br w:type="page"/>
      </w:r>
    </w:p>
    <w:p w14:paraId="1AE05068" w14:textId="287BDB3F" w:rsidR="00B9365E" w:rsidRDefault="00B9365E" w:rsidP="00B9365E">
      <w:pPr>
        <w:pStyle w:val="BodyText"/>
      </w:pPr>
      <w:r>
        <w:rPr>
          <w:i/>
        </w:rPr>
        <w:lastRenderedPageBreak/>
        <w:t>Table 3: Linear multiple regression models testing the additive effects of minimum observed cumulative stress exposure (S, eqn. 2) and cohort year (factor) on extent of type III dissolution in pteropods. Results for two models are shown where the first includes 2016 data and the second does not because of missing April observations (Figure 7, bottom). Values shown are parameter estimates and standard error for the predictors (left column) in each linear model. Sample size and R-squared values for each model are shown at the bottom.</w:t>
      </w:r>
    </w:p>
    <w:tbl>
      <w:tblPr>
        <w:tblW w:w="0" w:type="auto"/>
        <w:jc w:val="center"/>
        <w:tblLayout w:type="fixed"/>
        <w:tblLook w:val="04A0" w:firstRow="1" w:lastRow="0" w:firstColumn="1" w:lastColumn="0" w:noHBand="0" w:noVBand="1"/>
      </w:tblPr>
      <w:tblGrid>
        <w:gridCol w:w="4658"/>
        <w:gridCol w:w="1366"/>
        <w:gridCol w:w="2303"/>
      </w:tblGrid>
      <w:tr w:rsidR="00B9365E" w14:paraId="507A24A3" w14:textId="77777777" w:rsidTr="002724D7">
        <w:trPr>
          <w:cantSplit/>
          <w:trHeight w:val="461"/>
          <w:jc w:val="center"/>
        </w:trPr>
        <w:tc>
          <w:tcPr>
            <w:tcW w:w="4658" w:type="dxa"/>
            <w:tcBorders>
              <w:top w:val="single" w:sz="8" w:space="0" w:color="000000"/>
              <w:bottom w:val="single" w:sz="8" w:space="0" w:color="000000"/>
            </w:tcBorders>
            <w:tcMar>
              <w:top w:w="0" w:type="dxa"/>
              <w:left w:w="0" w:type="dxa"/>
              <w:bottom w:w="0" w:type="dxa"/>
              <w:right w:w="0" w:type="dxa"/>
            </w:tcMar>
          </w:tcPr>
          <w:p w14:paraId="2A795D3B" w14:textId="77777777" w:rsidR="00B9365E" w:rsidRDefault="00B9365E" w:rsidP="002724D7">
            <w:pPr>
              <w:spacing w:before="80" w:after="80"/>
              <w:ind w:left="80" w:right="80"/>
              <w:jc w:val="center"/>
            </w:pPr>
          </w:p>
        </w:tc>
        <w:tc>
          <w:tcPr>
            <w:tcW w:w="1366" w:type="dxa"/>
            <w:tcBorders>
              <w:top w:val="single" w:sz="8" w:space="0" w:color="000000"/>
              <w:bottom w:val="single" w:sz="8" w:space="0" w:color="000000"/>
            </w:tcBorders>
            <w:tcMar>
              <w:top w:w="0" w:type="dxa"/>
              <w:left w:w="0" w:type="dxa"/>
              <w:bottom w:w="0" w:type="dxa"/>
              <w:right w:w="0" w:type="dxa"/>
            </w:tcMar>
          </w:tcPr>
          <w:p w14:paraId="0CFA63CC" w14:textId="77777777" w:rsidR="00B9365E" w:rsidRDefault="00B9365E" w:rsidP="002724D7">
            <w:pPr>
              <w:spacing w:before="80" w:after="80"/>
              <w:ind w:left="80" w:right="80"/>
              <w:jc w:val="center"/>
            </w:pPr>
            <w:r>
              <w:rPr>
                <w:rFonts w:ascii="Times" w:hAnsi="Times" w:cs="Times"/>
                <w:color w:val="000000"/>
                <w:sz w:val="24"/>
                <w:szCs w:val="24"/>
              </w:rPr>
              <w:t>By year</w:t>
            </w:r>
          </w:p>
        </w:tc>
        <w:tc>
          <w:tcPr>
            <w:tcW w:w="2303" w:type="dxa"/>
            <w:tcBorders>
              <w:top w:val="single" w:sz="8" w:space="0" w:color="000000"/>
              <w:bottom w:val="single" w:sz="8" w:space="0" w:color="000000"/>
            </w:tcBorders>
            <w:tcMar>
              <w:top w:w="0" w:type="dxa"/>
              <w:left w:w="0" w:type="dxa"/>
              <w:bottom w:w="0" w:type="dxa"/>
              <w:right w:w="0" w:type="dxa"/>
            </w:tcMar>
          </w:tcPr>
          <w:p w14:paraId="7CD347E5" w14:textId="77777777" w:rsidR="00B9365E" w:rsidRDefault="00B9365E" w:rsidP="002724D7">
            <w:pPr>
              <w:spacing w:before="80" w:after="80"/>
              <w:ind w:left="80" w:right="80"/>
              <w:jc w:val="center"/>
            </w:pPr>
            <w:r>
              <w:rPr>
                <w:rFonts w:ascii="Times" w:hAnsi="Times" w:cs="Times"/>
                <w:color w:val="000000"/>
                <w:sz w:val="24"/>
                <w:szCs w:val="24"/>
              </w:rPr>
              <w:t>By year (no 2016)</w:t>
            </w:r>
          </w:p>
        </w:tc>
      </w:tr>
      <w:tr w:rsidR="00B9365E" w14:paraId="08FAFAF3" w14:textId="77777777" w:rsidTr="002724D7">
        <w:trPr>
          <w:cantSplit/>
          <w:trHeight w:val="397"/>
          <w:jc w:val="center"/>
        </w:trPr>
        <w:tc>
          <w:tcPr>
            <w:tcW w:w="4658" w:type="dxa"/>
            <w:tcBorders>
              <w:top w:val="single" w:sz="8" w:space="0" w:color="000000"/>
            </w:tcBorders>
            <w:tcMar>
              <w:top w:w="0" w:type="dxa"/>
              <w:left w:w="0" w:type="dxa"/>
              <w:bottom w:w="0" w:type="dxa"/>
              <w:right w:w="0" w:type="dxa"/>
            </w:tcMar>
          </w:tcPr>
          <w:p w14:paraId="78DC5236" w14:textId="77777777" w:rsidR="00B9365E" w:rsidRDefault="00B9365E" w:rsidP="002724D7">
            <w:pPr>
              <w:spacing w:before="80" w:after="80"/>
              <w:ind w:left="80" w:right="80"/>
            </w:pPr>
            <w:r>
              <w:rPr>
                <w:rFonts w:ascii="Times" w:hAnsi="Times" w:cs="Times"/>
                <w:color w:val="000000"/>
                <w:sz w:val="24"/>
                <w:szCs w:val="24"/>
              </w:rPr>
              <w:t>Constant</w:t>
            </w:r>
          </w:p>
        </w:tc>
        <w:tc>
          <w:tcPr>
            <w:tcW w:w="1366" w:type="dxa"/>
            <w:tcBorders>
              <w:top w:val="single" w:sz="8" w:space="0" w:color="000000"/>
            </w:tcBorders>
            <w:tcMar>
              <w:top w:w="0" w:type="dxa"/>
              <w:left w:w="0" w:type="dxa"/>
              <w:bottom w:w="0" w:type="dxa"/>
              <w:right w:w="0" w:type="dxa"/>
            </w:tcMar>
          </w:tcPr>
          <w:p w14:paraId="374AC905" w14:textId="77777777" w:rsidR="00B9365E" w:rsidRDefault="00B9365E" w:rsidP="002724D7">
            <w:pPr>
              <w:spacing w:before="80" w:after="80"/>
              <w:ind w:left="80" w:right="80"/>
              <w:jc w:val="right"/>
            </w:pPr>
            <w:r>
              <w:rPr>
                <w:rFonts w:ascii="Times" w:hAnsi="Times" w:cs="Times"/>
                <w:color w:val="000000"/>
                <w:sz w:val="24"/>
                <w:szCs w:val="24"/>
              </w:rPr>
              <w:t xml:space="preserve">8.48    </w:t>
            </w:r>
          </w:p>
        </w:tc>
        <w:tc>
          <w:tcPr>
            <w:tcW w:w="2303" w:type="dxa"/>
            <w:tcBorders>
              <w:top w:val="single" w:sz="8" w:space="0" w:color="000000"/>
            </w:tcBorders>
            <w:tcMar>
              <w:top w:w="0" w:type="dxa"/>
              <w:left w:w="0" w:type="dxa"/>
              <w:bottom w:w="0" w:type="dxa"/>
              <w:right w:w="0" w:type="dxa"/>
            </w:tcMar>
          </w:tcPr>
          <w:p w14:paraId="4B0E91C4" w14:textId="77777777" w:rsidR="00B9365E" w:rsidRDefault="00B9365E" w:rsidP="002724D7">
            <w:pPr>
              <w:spacing w:before="80" w:after="80"/>
              <w:ind w:left="80" w:right="80"/>
              <w:jc w:val="right"/>
            </w:pPr>
            <w:r>
              <w:rPr>
                <w:rFonts w:ascii="Times" w:hAnsi="Times" w:cs="Times"/>
                <w:color w:val="000000"/>
                <w:sz w:val="24"/>
                <w:szCs w:val="24"/>
              </w:rPr>
              <w:t xml:space="preserve">5.92    </w:t>
            </w:r>
          </w:p>
        </w:tc>
      </w:tr>
      <w:tr w:rsidR="00B9365E" w14:paraId="6FE342A0" w14:textId="77777777" w:rsidTr="002724D7">
        <w:trPr>
          <w:cantSplit/>
          <w:trHeight w:val="447"/>
          <w:jc w:val="center"/>
        </w:trPr>
        <w:tc>
          <w:tcPr>
            <w:tcW w:w="4658" w:type="dxa"/>
            <w:tcMar>
              <w:top w:w="0" w:type="dxa"/>
              <w:left w:w="0" w:type="dxa"/>
              <w:bottom w:w="0" w:type="dxa"/>
              <w:right w:w="0" w:type="dxa"/>
            </w:tcMar>
          </w:tcPr>
          <w:p w14:paraId="1F7A0197" w14:textId="77777777" w:rsidR="00B9365E" w:rsidRDefault="00B9365E" w:rsidP="002724D7">
            <w:pPr>
              <w:spacing w:before="80" w:after="80"/>
              <w:ind w:left="80" w:right="80"/>
            </w:pPr>
          </w:p>
        </w:tc>
        <w:tc>
          <w:tcPr>
            <w:tcW w:w="1366" w:type="dxa"/>
            <w:tcMar>
              <w:top w:w="0" w:type="dxa"/>
              <w:left w:w="0" w:type="dxa"/>
              <w:bottom w:w="0" w:type="dxa"/>
              <w:right w:w="0" w:type="dxa"/>
            </w:tcMar>
          </w:tcPr>
          <w:p w14:paraId="269BB202" w14:textId="77777777" w:rsidR="00B9365E" w:rsidRDefault="00B9365E" w:rsidP="002724D7">
            <w:pPr>
              <w:spacing w:before="80" w:after="80"/>
              <w:ind w:left="80" w:right="80"/>
              <w:jc w:val="right"/>
            </w:pPr>
            <w:r>
              <w:rPr>
                <w:rFonts w:ascii="Times" w:hAnsi="Times" w:cs="Times"/>
                <w:color w:val="000000"/>
                <w:sz w:val="24"/>
                <w:szCs w:val="24"/>
              </w:rPr>
              <w:t xml:space="preserve">(5.22)   </w:t>
            </w:r>
          </w:p>
        </w:tc>
        <w:tc>
          <w:tcPr>
            <w:tcW w:w="2303" w:type="dxa"/>
            <w:tcMar>
              <w:top w:w="0" w:type="dxa"/>
              <w:left w:w="0" w:type="dxa"/>
              <w:bottom w:w="0" w:type="dxa"/>
              <w:right w:w="0" w:type="dxa"/>
            </w:tcMar>
          </w:tcPr>
          <w:p w14:paraId="3E08BA63" w14:textId="77777777" w:rsidR="00B9365E" w:rsidRDefault="00B9365E" w:rsidP="002724D7">
            <w:pPr>
              <w:spacing w:before="80" w:after="80"/>
              <w:ind w:left="80" w:right="80"/>
              <w:jc w:val="right"/>
            </w:pPr>
            <w:r>
              <w:rPr>
                <w:rFonts w:ascii="Times" w:hAnsi="Times" w:cs="Times"/>
                <w:color w:val="000000"/>
                <w:sz w:val="24"/>
                <w:szCs w:val="24"/>
              </w:rPr>
              <w:t xml:space="preserve">(4.90)   </w:t>
            </w:r>
          </w:p>
        </w:tc>
      </w:tr>
      <w:tr w:rsidR="00B9365E" w14:paraId="104974B3" w14:textId="77777777" w:rsidTr="002724D7">
        <w:trPr>
          <w:cantSplit/>
          <w:trHeight w:val="397"/>
          <w:jc w:val="center"/>
        </w:trPr>
        <w:tc>
          <w:tcPr>
            <w:tcW w:w="4658" w:type="dxa"/>
            <w:tcMar>
              <w:top w:w="0" w:type="dxa"/>
              <w:left w:w="0" w:type="dxa"/>
              <w:bottom w:w="0" w:type="dxa"/>
              <w:right w:w="0" w:type="dxa"/>
            </w:tcMar>
          </w:tcPr>
          <w:p w14:paraId="7C7FEC15" w14:textId="77777777" w:rsidR="00B9365E" w:rsidRDefault="00B9365E" w:rsidP="002724D7">
            <w:pPr>
              <w:spacing w:before="80" w:after="80"/>
              <w:ind w:left="80" w:right="80"/>
            </w:pPr>
            <w:r>
              <w:rPr>
                <w:rFonts w:ascii="Times" w:hAnsi="Times" w:cs="Times"/>
                <w:color w:val="000000"/>
                <w:sz w:val="24"/>
                <w:szCs w:val="24"/>
              </w:rPr>
              <w:t>S</w:t>
            </w:r>
          </w:p>
        </w:tc>
        <w:tc>
          <w:tcPr>
            <w:tcW w:w="1366" w:type="dxa"/>
            <w:tcMar>
              <w:top w:w="0" w:type="dxa"/>
              <w:left w:w="0" w:type="dxa"/>
              <w:bottom w:w="0" w:type="dxa"/>
              <w:right w:w="0" w:type="dxa"/>
            </w:tcMar>
          </w:tcPr>
          <w:p w14:paraId="5290DA7D" w14:textId="77777777" w:rsidR="00B9365E" w:rsidRDefault="00B9365E" w:rsidP="002724D7">
            <w:pPr>
              <w:spacing w:before="80" w:after="80"/>
              <w:ind w:left="80" w:right="80"/>
              <w:jc w:val="right"/>
            </w:pPr>
            <w:r>
              <w:rPr>
                <w:rFonts w:ascii="Times" w:hAnsi="Times" w:cs="Times"/>
                <w:color w:val="000000"/>
                <w:sz w:val="24"/>
                <w:szCs w:val="24"/>
              </w:rPr>
              <w:t>18.73 ***</w:t>
            </w:r>
          </w:p>
        </w:tc>
        <w:tc>
          <w:tcPr>
            <w:tcW w:w="2303" w:type="dxa"/>
            <w:tcMar>
              <w:top w:w="0" w:type="dxa"/>
              <w:left w:w="0" w:type="dxa"/>
              <w:bottom w:w="0" w:type="dxa"/>
              <w:right w:w="0" w:type="dxa"/>
            </w:tcMar>
          </w:tcPr>
          <w:p w14:paraId="1A1AC6CD" w14:textId="77777777" w:rsidR="00B9365E" w:rsidRDefault="00B9365E" w:rsidP="002724D7">
            <w:pPr>
              <w:spacing w:before="80" w:after="80"/>
              <w:ind w:left="80" w:right="80"/>
              <w:jc w:val="right"/>
            </w:pPr>
            <w:r>
              <w:rPr>
                <w:rFonts w:ascii="Times" w:hAnsi="Times" w:cs="Times"/>
                <w:color w:val="000000"/>
                <w:sz w:val="24"/>
                <w:szCs w:val="24"/>
              </w:rPr>
              <w:t>23.40 ***</w:t>
            </w:r>
          </w:p>
        </w:tc>
      </w:tr>
      <w:tr w:rsidR="00B9365E" w14:paraId="2D99998F" w14:textId="77777777" w:rsidTr="002724D7">
        <w:trPr>
          <w:cantSplit/>
          <w:trHeight w:val="447"/>
          <w:jc w:val="center"/>
        </w:trPr>
        <w:tc>
          <w:tcPr>
            <w:tcW w:w="4658" w:type="dxa"/>
            <w:tcMar>
              <w:top w:w="0" w:type="dxa"/>
              <w:left w:w="0" w:type="dxa"/>
              <w:bottom w:w="0" w:type="dxa"/>
              <w:right w:w="0" w:type="dxa"/>
            </w:tcMar>
          </w:tcPr>
          <w:p w14:paraId="6D0EC2C7" w14:textId="77777777" w:rsidR="00B9365E" w:rsidRDefault="00B9365E" w:rsidP="002724D7">
            <w:pPr>
              <w:spacing w:before="80" w:after="80"/>
              <w:ind w:left="80" w:right="80"/>
            </w:pPr>
          </w:p>
        </w:tc>
        <w:tc>
          <w:tcPr>
            <w:tcW w:w="1366" w:type="dxa"/>
            <w:tcMar>
              <w:top w:w="0" w:type="dxa"/>
              <w:left w:w="0" w:type="dxa"/>
              <w:bottom w:w="0" w:type="dxa"/>
              <w:right w:w="0" w:type="dxa"/>
            </w:tcMar>
          </w:tcPr>
          <w:p w14:paraId="6A533EA2" w14:textId="77777777" w:rsidR="00B9365E" w:rsidRDefault="00B9365E" w:rsidP="002724D7">
            <w:pPr>
              <w:spacing w:before="80" w:after="80"/>
              <w:ind w:left="80" w:right="80"/>
              <w:jc w:val="right"/>
            </w:pPr>
            <w:r>
              <w:rPr>
                <w:rFonts w:ascii="Times" w:hAnsi="Times" w:cs="Times"/>
                <w:color w:val="000000"/>
                <w:sz w:val="24"/>
                <w:szCs w:val="24"/>
              </w:rPr>
              <w:t xml:space="preserve">(4.81)   </w:t>
            </w:r>
          </w:p>
        </w:tc>
        <w:tc>
          <w:tcPr>
            <w:tcW w:w="2303" w:type="dxa"/>
            <w:tcMar>
              <w:top w:w="0" w:type="dxa"/>
              <w:left w:w="0" w:type="dxa"/>
              <w:bottom w:w="0" w:type="dxa"/>
              <w:right w:w="0" w:type="dxa"/>
            </w:tcMar>
          </w:tcPr>
          <w:p w14:paraId="1696ADE3" w14:textId="77777777" w:rsidR="00B9365E" w:rsidRDefault="00B9365E" w:rsidP="002724D7">
            <w:pPr>
              <w:spacing w:before="80" w:after="80"/>
              <w:ind w:left="80" w:right="80"/>
              <w:jc w:val="right"/>
            </w:pPr>
            <w:r>
              <w:rPr>
                <w:rFonts w:ascii="Times" w:hAnsi="Times" w:cs="Times"/>
                <w:color w:val="000000"/>
                <w:sz w:val="24"/>
                <w:szCs w:val="24"/>
              </w:rPr>
              <w:t xml:space="preserve">(4.89)   </w:t>
            </w:r>
          </w:p>
        </w:tc>
      </w:tr>
      <w:tr w:rsidR="00B9365E" w14:paraId="4CE559E3" w14:textId="77777777" w:rsidTr="002724D7">
        <w:trPr>
          <w:cantSplit/>
          <w:trHeight w:val="393"/>
          <w:jc w:val="center"/>
        </w:trPr>
        <w:tc>
          <w:tcPr>
            <w:tcW w:w="4658" w:type="dxa"/>
            <w:tcMar>
              <w:top w:w="0" w:type="dxa"/>
              <w:left w:w="0" w:type="dxa"/>
              <w:bottom w:w="0" w:type="dxa"/>
              <w:right w:w="0" w:type="dxa"/>
            </w:tcMar>
          </w:tcPr>
          <w:p w14:paraId="78A4D059" w14:textId="77777777" w:rsidR="00B9365E" w:rsidRDefault="00B9365E" w:rsidP="002724D7">
            <w:pPr>
              <w:spacing w:before="80" w:after="80"/>
              <w:ind w:left="80" w:right="80"/>
            </w:pPr>
            <w:r>
              <w:rPr>
                <w:rFonts w:ascii="Times" w:hAnsi="Times" w:cs="Times"/>
                <w:color w:val="000000"/>
                <w:sz w:val="24"/>
                <w:szCs w:val="24"/>
              </w:rPr>
              <w:t>2015</w:t>
            </w:r>
          </w:p>
        </w:tc>
        <w:tc>
          <w:tcPr>
            <w:tcW w:w="1366" w:type="dxa"/>
            <w:tcMar>
              <w:top w:w="0" w:type="dxa"/>
              <w:left w:w="0" w:type="dxa"/>
              <w:bottom w:w="0" w:type="dxa"/>
              <w:right w:w="0" w:type="dxa"/>
            </w:tcMar>
          </w:tcPr>
          <w:p w14:paraId="65D9D885" w14:textId="77777777" w:rsidR="00B9365E" w:rsidRDefault="00B9365E" w:rsidP="002724D7">
            <w:pPr>
              <w:spacing w:before="80" w:after="80"/>
              <w:ind w:left="80" w:right="80"/>
              <w:jc w:val="right"/>
            </w:pPr>
            <w:r>
              <w:rPr>
                <w:rFonts w:ascii="Times" w:hAnsi="Times" w:cs="Times"/>
                <w:color w:val="000000"/>
                <w:sz w:val="24"/>
                <w:szCs w:val="24"/>
              </w:rPr>
              <w:t xml:space="preserve">12.43    </w:t>
            </w:r>
          </w:p>
        </w:tc>
        <w:tc>
          <w:tcPr>
            <w:tcW w:w="2303" w:type="dxa"/>
            <w:tcMar>
              <w:top w:w="0" w:type="dxa"/>
              <w:left w:w="0" w:type="dxa"/>
              <w:bottom w:w="0" w:type="dxa"/>
              <w:right w:w="0" w:type="dxa"/>
            </w:tcMar>
          </w:tcPr>
          <w:p w14:paraId="71545F9F" w14:textId="77777777" w:rsidR="00B9365E" w:rsidRDefault="00B9365E" w:rsidP="002724D7">
            <w:pPr>
              <w:spacing w:before="80" w:after="80"/>
              <w:ind w:left="80" w:right="80"/>
              <w:jc w:val="right"/>
            </w:pPr>
            <w:r>
              <w:rPr>
                <w:rFonts w:ascii="Times" w:hAnsi="Times" w:cs="Times"/>
                <w:color w:val="000000"/>
                <w:sz w:val="24"/>
                <w:szCs w:val="24"/>
              </w:rPr>
              <w:t xml:space="preserve">12.20 *  </w:t>
            </w:r>
          </w:p>
        </w:tc>
      </w:tr>
      <w:tr w:rsidR="00B9365E" w14:paraId="39071F26" w14:textId="77777777" w:rsidTr="002724D7">
        <w:trPr>
          <w:cantSplit/>
          <w:trHeight w:val="447"/>
          <w:jc w:val="center"/>
        </w:trPr>
        <w:tc>
          <w:tcPr>
            <w:tcW w:w="4658" w:type="dxa"/>
            <w:tcMar>
              <w:top w:w="0" w:type="dxa"/>
              <w:left w:w="0" w:type="dxa"/>
              <w:bottom w:w="0" w:type="dxa"/>
              <w:right w:w="0" w:type="dxa"/>
            </w:tcMar>
          </w:tcPr>
          <w:p w14:paraId="15B62E83" w14:textId="77777777" w:rsidR="00B9365E" w:rsidRDefault="00B9365E" w:rsidP="002724D7">
            <w:pPr>
              <w:spacing w:before="80" w:after="80"/>
              <w:ind w:left="80" w:right="80"/>
            </w:pPr>
          </w:p>
        </w:tc>
        <w:tc>
          <w:tcPr>
            <w:tcW w:w="1366" w:type="dxa"/>
            <w:tcMar>
              <w:top w:w="0" w:type="dxa"/>
              <w:left w:w="0" w:type="dxa"/>
              <w:bottom w:w="0" w:type="dxa"/>
              <w:right w:w="0" w:type="dxa"/>
            </w:tcMar>
          </w:tcPr>
          <w:p w14:paraId="0923114A" w14:textId="77777777" w:rsidR="00B9365E" w:rsidRDefault="00B9365E" w:rsidP="002724D7">
            <w:pPr>
              <w:spacing w:before="80" w:after="80"/>
              <w:ind w:left="80" w:right="80"/>
              <w:jc w:val="right"/>
            </w:pPr>
            <w:r>
              <w:rPr>
                <w:rFonts w:ascii="Times" w:hAnsi="Times" w:cs="Times"/>
                <w:color w:val="000000"/>
                <w:sz w:val="24"/>
                <w:szCs w:val="24"/>
              </w:rPr>
              <w:t xml:space="preserve">(6.20)   </w:t>
            </w:r>
          </w:p>
        </w:tc>
        <w:tc>
          <w:tcPr>
            <w:tcW w:w="2303" w:type="dxa"/>
            <w:tcMar>
              <w:top w:w="0" w:type="dxa"/>
              <w:left w:w="0" w:type="dxa"/>
              <w:bottom w:w="0" w:type="dxa"/>
              <w:right w:w="0" w:type="dxa"/>
            </w:tcMar>
          </w:tcPr>
          <w:p w14:paraId="215AF21E" w14:textId="77777777" w:rsidR="00B9365E" w:rsidRDefault="00B9365E" w:rsidP="002724D7">
            <w:pPr>
              <w:spacing w:before="80" w:after="80"/>
              <w:ind w:left="80" w:right="80"/>
              <w:jc w:val="right"/>
            </w:pPr>
            <w:r>
              <w:rPr>
                <w:rFonts w:ascii="Times" w:hAnsi="Times" w:cs="Times"/>
                <w:color w:val="000000"/>
                <w:sz w:val="24"/>
                <w:szCs w:val="24"/>
              </w:rPr>
              <w:t xml:space="preserve">(5.65)   </w:t>
            </w:r>
          </w:p>
        </w:tc>
      </w:tr>
      <w:tr w:rsidR="00B9365E" w14:paraId="3CCC39BA" w14:textId="77777777" w:rsidTr="002724D7">
        <w:trPr>
          <w:cantSplit/>
          <w:trHeight w:val="393"/>
          <w:jc w:val="center"/>
        </w:trPr>
        <w:tc>
          <w:tcPr>
            <w:tcW w:w="4658" w:type="dxa"/>
            <w:tcMar>
              <w:top w:w="0" w:type="dxa"/>
              <w:left w:w="0" w:type="dxa"/>
              <w:bottom w:w="0" w:type="dxa"/>
              <w:right w:w="0" w:type="dxa"/>
            </w:tcMar>
          </w:tcPr>
          <w:p w14:paraId="6142BBC3" w14:textId="77777777" w:rsidR="00B9365E" w:rsidRDefault="00B9365E" w:rsidP="002724D7">
            <w:pPr>
              <w:spacing w:before="80" w:after="80"/>
              <w:ind w:left="80" w:right="80"/>
            </w:pPr>
            <w:r>
              <w:rPr>
                <w:rFonts w:ascii="Times" w:hAnsi="Times" w:cs="Times"/>
                <w:color w:val="000000"/>
                <w:sz w:val="24"/>
                <w:szCs w:val="24"/>
              </w:rPr>
              <w:t>2016</w:t>
            </w:r>
          </w:p>
        </w:tc>
        <w:tc>
          <w:tcPr>
            <w:tcW w:w="1366" w:type="dxa"/>
            <w:tcMar>
              <w:top w:w="0" w:type="dxa"/>
              <w:left w:w="0" w:type="dxa"/>
              <w:bottom w:w="0" w:type="dxa"/>
              <w:right w:w="0" w:type="dxa"/>
            </w:tcMar>
          </w:tcPr>
          <w:p w14:paraId="582A0234" w14:textId="77777777" w:rsidR="00B9365E" w:rsidRDefault="00B9365E" w:rsidP="002724D7">
            <w:pPr>
              <w:spacing w:before="80" w:after="80"/>
              <w:ind w:left="80" w:right="80"/>
              <w:jc w:val="right"/>
            </w:pPr>
            <w:r>
              <w:rPr>
                <w:rFonts w:ascii="Times" w:hAnsi="Times" w:cs="Times"/>
                <w:color w:val="000000"/>
                <w:sz w:val="24"/>
                <w:szCs w:val="24"/>
              </w:rPr>
              <w:t xml:space="preserve">4.96    </w:t>
            </w:r>
          </w:p>
        </w:tc>
        <w:tc>
          <w:tcPr>
            <w:tcW w:w="2303" w:type="dxa"/>
            <w:tcMar>
              <w:top w:w="0" w:type="dxa"/>
              <w:left w:w="0" w:type="dxa"/>
              <w:bottom w:w="0" w:type="dxa"/>
              <w:right w:w="0" w:type="dxa"/>
            </w:tcMar>
          </w:tcPr>
          <w:p w14:paraId="5EA360FA" w14:textId="77777777" w:rsidR="00B9365E" w:rsidRDefault="00B9365E" w:rsidP="002724D7">
            <w:pPr>
              <w:spacing w:before="80" w:after="80"/>
              <w:ind w:left="80" w:right="80"/>
              <w:jc w:val="right"/>
            </w:pPr>
            <w:r>
              <w:rPr>
                <w:rFonts w:ascii="Times" w:hAnsi="Times" w:cs="Times"/>
                <w:color w:val="000000"/>
                <w:sz w:val="24"/>
                <w:szCs w:val="24"/>
              </w:rPr>
              <w:t xml:space="preserve">       </w:t>
            </w:r>
          </w:p>
        </w:tc>
      </w:tr>
      <w:tr w:rsidR="00B9365E" w14:paraId="4E41EA50" w14:textId="77777777" w:rsidTr="002724D7">
        <w:trPr>
          <w:cantSplit/>
          <w:trHeight w:val="447"/>
          <w:jc w:val="center"/>
        </w:trPr>
        <w:tc>
          <w:tcPr>
            <w:tcW w:w="4658" w:type="dxa"/>
            <w:tcBorders>
              <w:bottom w:val="single" w:sz="8" w:space="0" w:color="000000"/>
            </w:tcBorders>
            <w:tcMar>
              <w:top w:w="0" w:type="dxa"/>
              <w:left w:w="0" w:type="dxa"/>
              <w:bottom w:w="0" w:type="dxa"/>
              <w:right w:w="0" w:type="dxa"/>
            </w:tcMar>
          </w:tcPr>
          <w:p w14:paraId="01CF656C" w14:textId="77777777" w:rsidR="00B9365E" w:rsidRDefault="00B9365E" w:rsidP="002724D7">
            <w:pPr>
              <w:spacing w:before="80" w:after="80"/>
              <w:ind w:left="80" w:right="80"/>
            </w:pPr>
          </w:p>
        </w:tc>
        <w:tc>
          <w:tcPr>
            <w:tcW w:w="1366" w:type="dxa"/>
            <w:tcBorders>
              <w:bottom w:val="single" w:sz="8" w:space="0" w:color="000000"/>
            </w:tcBorders>
            <w:tcMar>
              <w:top w:w="0" w:type="dxa"/>
              <w:left w:w="0" w:type="dxa"/>
              <w:bottom w:w="0" w:type="dxa"/>
              <w:right w:w="0" w:type="dxa"/>
            </w:tcMar>
          </w:tcPr>
          <w:p w14:paraId="0C729357" w14:textId="77777777" w:rsidR="00B9365E" w:rsidRDefault="00B9365E" w:rsidP="002724D7">
            <w:pPr>
              <w:spacing w:before="80" w:after="80"/>
              <w:ind w:left="80" w:right="80"/>
              <w:jc w:val="right"/>
            </w:pPr>
            <w:r>
              <w:rPr>
                <w:rFonts w:ascii="Times" w:hAnsi="Times" w:cs="Times"/>
                <w:color w:val="000000"/>
                <w:sz w:val="24"/>
                <w:szCs w:val="24"/>
              </w:rPr>
              <w:t xml:space="preserve">(6.72)   </w:t>
            </w:r>
          </w:p>
        </w:tc>
        <w:tc>
          <w:tcPr>
            <w:tcW w:w="2303" w:type="dxa"/>
            <w:tcBorders>
              <w:bottom w:val="single" w:sz="8" w:space="0" w:color="000000"/>
            </w:tcBorders>
            <w:tcMar>
              <w:top w:w="0" w:type="dxa"/>
              <w:left w:w="0" w:type="dxa"/>
              <w:bottom w:w="0" w:type="dxa"/>
              <w:right w:w="0" w:type="dxa"/>
            </w:tcMar>
          </w:tcPr>
          <w:p w14:paraId="228B1F71" w14:textId="77777777" w:rsidR="00B9365E" w:rsidRDefault="00B9365E" w:rsidP="002724D7">
            <w:pPr>
              <w:spacing w:before="80" w:after="80"/>
              <w:ind w:left="80" w:right="80"/>
              <w:jc w:val="right"/>
            </w:pPr>
            <w:r>
              <w:rPr>
                <w:rFonts w:ascii="Times" w:hAnsi="Times" w:cs="Times"/>
                <w:color w:val="000000"/>
                <w:sz w:val="24"/>
                <w:szCs w:val="24"/>
              </w:rPr>
              <w:t xml:space="preserve">       </w:t>
            </w:r>
          </w:p>
        </w:tc>
      </w:tr>
      <w:tr w:rsidR="00B9365E" w14:paraId="72C87E93" w14:textId="77777777" w:rsidTr="002724D7">
        <w:trPr>
          <w:cantSplit/>
          <w:trHeight w:val="393"/>
          <w:jc w:val="center"/>
        </w:trPr>
        <w:tc>
          <w:tcPr>
            <w:tcW w:w="4658" w:type="dxa"/>
            <w:tcBorders>
              <w:top w:val="single" w:sz="8" w:space="0" w:color="000000"/>
            </w:tcBorders>
            <w:tcMar>
              <w:top w:w="0" w:type="dxa"/>
              <w:left w:w="0" w:type="dxa"/>
              <w:bottom w:w="0" w:type="dxa"/>
              <w:right w:w="0" w:type="dxa"/>
            </w:tcMar>
          </w:tcPr>
          <w:p w14:paraId="51C6D976" w14:textId="77777777" w:rsidR="00B9365E" w:rsidRDefault="00B9365E" w:rsidP="002724D7">
            <w:pPr>
              <w:spacing w:before="80" w:after="80"/>
              <w:ind w:left="80" w:right="80"/>
            </w:pPr>
            <w:r>
              <w:rPr>
                <w:rFonts w:ascii="Times" w:hAnsi="Times" w:cs="Times"/>
                <w:color w:val="000000"/>
                <w:sz w:val="24"/>
                <w:szCs w:val="24"/>
              </w:rPr>
              <w:t>N</w:t>
            </w:r>
          </w:p>
        </w:tc>
        <w:tc>
          <w:tcPr>
            <w:tcW w:w="1366" w:type="dxa"/>
            <w:tcBorders>
              <w:top w:val="single" w:sz="8" w:space="0" w:color="000000"/>
            </w:tcBorders>
            <w:tcMar>
              <w:top w:w="0" w:type="dxa"/>
              <w:left w:w="0" w:type="dxa"/>
              <w:bottom w:w="0" w:type="dxa"/>
              <w:right w:w="0" w:type="dxa"/>
            </w:tcMar>
          </w:tcPr>
          <w:p w14:paraId="549176A8" w14:textId="77777777" w:rsidR="00B9365E" w:rsidRDefault="00B9365E" w:rsidP="002724D7">
            <w:pPr>
              <w:spacing w:before="80" w:after="80"/>
              <w:ind w:left="80" w:right="80"/>
              <w:jc w:val="right"/>
            </w:pPr>
            <w:r>
              <w:rPr>
                <w:rFonts w:ascii="Times" w:hAnsi="Times" w:cs="Times"/>
                <w:color w:val="000000"/>
                <w:sz w:val="24"/>
                <w:szCs w:val="24"/>
              </w:rPr>
              <w:t xml:space="preserve">50       </w:t>
            </w:r>
          </w:p>
        </w:tc>
        <w:tc>
          <w:tcPr>
            <w:tcW w:w="2303" w:type="dxa"/>
            <w:tcBorders>
              <w:top w:val="single" w:sz="8" w:space="0" w:color="000000"/>
            </w:tcBorders>
            <w:tcMar>
              <w:top w:w="0" w:type="dxa"/>
              <w:left w:w="0" w:type="dxa"/>
              <w:bottom w:w="0" w:type="dxa"/>
              <w:right w:w="0" w:type="dxa"/>
            </w:tcMar>
          </w:tcPr>
          <w:p w14:paraId="6B81EF5C" w14:textId="77777777" w:rsidR="00B9365E" w:rsidRDefault="00B9365E" w:rsidP="002724D7">
            <w:pPr>
              <w:spacing w:before="80" w:after="80"/>
              <w:ind w:left="80" w:right="80"/>
              <w:jc w:val="right"/>
            </w:pPr>
            <w:r>
              <w:rPr>
                <w:rFonts w:ascii="Times" w:hAnsi="Times" w:cs="Times"/>
                <w:color w:val="000000"/>
                <w:sz w:val="24"/>
                <w:szCs w:val="24"/>
              </w:rPr>
              <w:t xml:space="preserve">36       </w:t>
            </w:r>
          </w:p>
        </w:tc>
      </w:tr>
      <w:tr w:rsidR="00B9365E" w14:paraId="040E3CA8" w14:textId="77777777" w:rsidTr="002724D7">
        <w:trPr>
          <w:cantSplit/>
          <w:trHeight w:val="393"/>
          <w:jc w:val="center"/>
        </w:trPr>
        <w:tc>
          <w:tcPr>
            <w:tcW w:w="4658" w:type="dxa"/>
            <w:tcBorders>
              <w:bottom w:val="single" w:sz="8" w:space="0" w:color="000000"/>
            </w:tcBorders>
            <w:tcMar>
              <w:top w:w="0" w:type="dxa"/>
              <w:left w:w="0" w:type="dxa"/>
              <w:bottom w:w="0" w:type="dxa"/>
              <w:right w:w="0" w:type="dxa"/>
            </w:tcMar>
          </w:tcPr>
          <w:p w14:paraId="10ACCBCF" w14:textId="77777777" w:rsidR="00B9365E" w:rsidRDefault="00B9365E" w:rsidP="002724D7">
            <w:pPr>
              <w:spacing w:before="80" w:after="80"/>
              <w:ind w:left="80" w:right="80"/>
            </w:pPr>
            <w:r>
              <w:rPr>
                <w:rFonts w:ascii="Times" w:hAnsi="Times" w:cs="Times"/>
                <w:color w:val="000000"/>
                <w:sz w:val="24"/>
                <w:szCs w:val="24"/>
              </w:rPr>
              <w:t>R2</w:t>
            </w:r>
          </w:p>
        </w:tc>
        <w:tc>
          <w:tcPr>
            <w:tcW w:w="1366" w:type="dxa"/>
            <w:tcBorders>
              <w:bottom w:val="single" w:sz="8" w:space="0" w:color="000000"/>
            </w:tcBorders>
            <w:tcMar>
              <w:top w:w="0" w:type="dxa"/>
              <w:left w:w="0" w:type="dxa"/>
              <w:bottom w:w="0" w:type="dxa"/>
              <w:right w:w="0" w:type="dxa"/>
            </w:tcMar>
          </w:tcPr>
          <w:p w14:paraId="50138829" w14:textId="77777777" w:rsidR="00B9365E" w:rsidRDefault="00B9365E" w:rsidP="002724D7">
            <w:pPr>
              <w:spacing w:before="80" w:after="80"/>
              <w:ind w:left="80" w:right="80"/>
              <w:jc w:val="right"/>
            </w:pPr>
            <w:r>
              <w:rPr>
                <w:rFonts w:ascii="Times" w:hAnsi="Times" w:cs="Times"/>
                <w:color w:val="000000"/>
                <w:sz w:val="24"/>
                <w:szCs w:val="24"/>
              </w:rPr>
              <w:t xml:space="preserve">0.31    </w:t>
            </w:r>
          </w:p>
        </w:tc>
        <w:tc>
          <w:tcPr>
            <w:tcW w:w="2303" w:type="dxa"/>
            <w:tcBorders>
              <w:bottom w:val="single" w:sz="8" w:space="0" w:color="000000"/>
            </w:tcBorders>
            <w:tcMar>
              <w:top w:w="0" w:type="dxa"/>
              <w:left w:w="0" w:type="dxa"/>
              <w:bottom w:w="0" w:type="dxa"/>
              <w:right w:w="0" w:type="dxa"/>
            </w:tcMar>
          </w:tcPr>
          <w:p w14:paraId="185B5D12" w14:textId="77777777" w:rsidR="00B9365E" w:rsidRDefault="00B9365E" w:rsidP="002724D7">
            <w:pPr>
              <w:spacing w:before="80" w:after="80"/>
              <w:ind w:left="80" w:right="80"/>
              <w:jc w:val="right"/>
            </w:pPr>
            <w:r>
              <w:rPr>
                <w:rFonts w:ascii="Times" w:hAnsi="Times" w:cs="Times"/>
                <w:color w:val="000000"/>
                <w:sz w:val="24"/>
                <w:szCs w:val="24"/>
              </w:rPr>
              <w:t xml:space="preserve">0.46    </w:t>
            </w:r>
          </w:p>
        </w:tc>
      </w:tr>
      <w:tr w:rsidR="00B9365E" w14:paraId="0BB8B31E" w14:textId="77777777" w:rsidTr="002724D7">
        <w:trPr>
          <w:cantSplit/>
          <w:trHeight w:val="434"/>
          <w:jc w:val="center"/>
        </w:trPr>
        <w:tc>
          <w:tcPr>
            <w:tcW w:w="8327" w:type="dxa"/>
            <w:gridSpan w:val="3"/>
            <w:tcMar>
              <w:top w:w="0" w:type="dxa"/>
              <w:left w:w="0" w:type="dxa"/>
              <w:bottom w:w="0" w:type="dxa"/>
              <w:right w:w="0" w:type="dxa"/>
            </w:tcMar>
          </w:tcPr>
          <w:p w14:paraId="3139A697" w14:textId="77777777" w:rsidR="00B9365E" w:rsidRDefault="00B9365E" w:rsidP="002724D7">
            <w:pPr>
              <w:spacing w:before="80" w:after="80"/>
              <w:ind w:left="80" w:right="80"/>
            </w:pPr>
            <w:r>
              <w:rPr>
                <w:rFonts w:ascii="Times" w:hAnsi="Times" w:cs="Times"/>
                <w:color w:val="000000"/>
                <w:sz w:val="24"/>
                <w:szCs w:val="24"/>
              </w:rPr>
              <w:t xml:space="preserve"> *** p &lt; 0.001;  ** p &lt; 0.01;  * p &lt; 0.05.</w:t>
            </w:r>
          </w:p>
        </w:tc>
      </w:tr>
    </w:tbl>
    <w:p w14:paraId="47BC4B95" w14:textId="77777777" w:rsidR="00B9365E" w:rsidRDefault="00B9365E" w:rsidP="00B9365E"/>
    <w:p w14:paraId="440D7B01" w14:textId="77777777" w:rsidR="00B9365E" w:rsidRPr="00B9365E" w:rsidRDefault="00B9365E" w:rsidP="00EB1AAD">
      <w:pPr>
        <w:spacing w:after="0" w:line="480" w:lineRule="auto"/>
        <w:jc w:val="both"/>
        <w:rPr>
          <w:rFonts w:ascii="Times New Roman" w:hAnsi="Times New Roman" w:cs="Times New Roman"/>
          <w:sz w:val="30"/>
          <w:szCs w:val="30"/>
        </w:rPr>
      </w:pPr>
    </w:p>
    <w:p w14:paraId="1C0202ED" w14:textId="1436F792" w:rsidR="0058163C" w:rsidRDefault="0058163C" w:rsidP="00EB1AAD">
      <w:pPr>
        <w:spacing w:after="0" w:line="480" w:lineRule="auto"/>
        <w:jc w:val="both"/>
        <w:rPr>
          <w:rFonts w:ascii="Times New Roman" w:hAnsi="Times New Roman" w:cs="Times New Roman"/>
          <w:sz w:val="24"/>
          <w:szCs w:val="24"/>
        </w:rPr>
      </w:pPr>
    </w:p>
    <w:p w14:paraId="1BC45BBB" w14:textId="56FFD78B" w:rsidR="0058163C" w:rsidRDefault="0058163C" w:rsidP="00EB1AAD">
      <w:pPr>
        <w:spacing w:after="0" w:line="480" w:lineRule="auto"/>
        <w:jc w:val="both"/>
        <w:rPr>
          <w:rFonts w:ascii="Times New Roman" w:hAnsi="Times New Roman" w:cs="Times New Roman"/>
          <w:sz w:val="24"/>
          <w:szCs w:val="24"/>
        </w:rPr>
      </w:pPr>
    </w:p>
    <w:p w14:paraId="2FFCDBB2" w14:textId="1284FA3B" w:rsidR="0058163C" w:rsidRDefault="0058163C" w:rsidP="00EB1AAD">
      <w:pPr>
        <w:spacing w:after="0" w:line="480" w:lineRule="auto"/>
        <w:jc w:val="both"/>
        <w:rPr>
          <w:rFonts w:ascii="Times New Roman" w:hAnsi="Times New Roman" w:cs="Times New Roman"/>
          <w:sz w:val="24"/>
          <w:szCs w:val="24"/>
        </w:rPr>
      </w:pPr>
    </w:p>
    <w:p w14:paraId="1280769D" w14:textId="65531BF5" w:rsidR="0058163C" w:rsidRDefault="0058163C" w:rsidP="00EB1AAD">
      <w:pPr>
        <w:spacing w:after="0" w:line="480" w:lineRule="auto"/>
        <w:jc w:val="both"/>
        <w:rPr>
          <w:rFonts w:ascii="Times New Roman" w:hAnsi="Times New Roman" w:cs="Times New Roman"/>
          <w:sz w:val="24"/>
          <w:szCs w:val="24"/>
        </w:rPr>
      </w:pPr>
    </w:p>
    <w:p w14:paraId="40646550" w14:textId="668F89B3" w:rsidR="0058163C" w:rsidRDefault="0058163C" w:rsidP="00EB1AAD">
      <w:pPr>
        <w:spacing w:after="0" w:line="480" w:lineRule="auto"/>
        <w:jc w:val="both"/>
        <w:rPr>
          <w:rFonts w:ascii="Times New Roman" w:hAnsi="Times New Roman" w:cs="Times New Roman"/>
          <w:sz w:val="24"/>
          <w:szCs w:val="24"/>
        </w:rPr>
      </w:pPr>
    </w:p>
    <w:p w14:paraId="2BA2777D" w14:textId="12CEB9A0" w:rsidR="0058163C" w:rsidRDefault="0058163C" w:rsidP="00EB1AAD">
      <w:pPr>
        <w:spacing w:after="0" w:line="480" w:lineRule="auto"/>
        <w:jc w:val="both"/>
        <w:rPr>
          <w:rFonts w:ascii="Times New Roman" w:hAnsi="Times New Roman" w:cs="Times New Roman"/>
          <w:sz w:val="24"/>
          <w:szCs w:val="24"/>
        </w:rPr>
      </w:pPr>
    </w:p>
    <w:p w14:paraId="1FB3DFFB" w14:textId="52A46425" w:rsidR="0058163C" w:rsidRDefault="0058163C" w:rsidP="00EB1AAD">
      <w:pPr>
        <w:spacing w:after="0" w:line="480" w:lineRule="auto"/>
        <w:jc w:val="both"/>
        <w:rPr>
          <w:rFonts w:ascii="Times New Roman" w:hAnsi="Times New Roman" w:cs="Times New Roman"/>
          <w:sz w:val="24"/>
          <w:szCs w:val="24"/>
        </w:rPr>
      </w:pPr>
    </w:p>
    <w:p w14:paraId="07A2AF9E" w14:textId="07380184" w:rsidR="0058163C" w:rsidRDefault="0058163C" w:rsidP="00EB1AAD">
      <w:pPr>
        <w:spacing w:after="0" w:line="480" w:lineRule="auto"/>
        <w:jc w:val="both"/>
        <w:rPr>
          <w:rFonts w:ascii="Times New Roman" w:hAnsi="Times New Roman" w:cs="Times New Roman"/>
          <w:sz w:val="24"/>
          <w:szCs w:val="24"/>
        </w:rPr>
      </w:pPr>
    </w:p>
    <w:p w14:paraId="0A9ED283" w14:textId="09FEAFDA" w:rsidR="0058163C" w:rsidRDefault="0058163C" w:rsidP="00EB1AAD">
      <w:pPr>
        <w:spacing w:after="0" w:line="480" w:lineRule="auto"/>
        <w:jc w:val="both"/>
        <w:rPr>
          <w:rFonts w:ascii="Times New Roman" w:hAnsi="Times New Roman" w:cs="Times New Roman"/>
          <w:sz w:val="24"/>
          <w:szCs w:val="24"/>
        </w:rPr>
      </w:pPr>
    </w:p>
    <w:p w14:paraId="0AAD03E2" w14:textId="77777777" w:rsidR="0058163C" w:rsidRDefault="0058163C" w:rsidP="00EB1AAD">
      <w:pPr>
        <w:spacing w:after="0" w:line="480" w:lineRule="auto"/>
        <w:jc w:val="both"/>
        <w:rPr>
          <w:rFonts w:ascii="Times New Roman" w:hAnsi="Times New Roman" w:cs="Times New Roman"/>
          <w:sz w:val="24"/>
          <w:szCs w:val="24"/>
        </w:rPr>
      </w:pPr>
    </w:p>
    <w:p w14:paraId="03609998" w14:textId="2BF115D7" w:rsidR="009346C3" w:rsidRDefault="009346C3" w:rsidP="00EB1AAD">
      <w:pPr>
        <w:spacing w:after="0" w:line="480" w:lineRule="auto"/>
        <w:jc w:val="both"/>
        <w:rPr>
          <w:rFonts w:ascii="Times New Roman" w:hAnsi="Times New Roman" w:cs="Times New Roman"/>
          <w:sz w:val="24"/>
          <w:szCs w:val="24"/>
        </w:rPr>
      </w:pPr>
    </w:p>
    <w:p w14:paraId="5ADFA6BB" w14:textId="528B3359" w:rsidR="009346C3" w:rsidRPr="009346C3" w:rsidRDefault="009346C3" w:rsidP="00EB1AAD">
      <w:pPr>
        <w:spacing w:after="0" w:line="480" w:lineRule="auto"/>
        <w:jc w:val="both"/>
        <w:rPr>
          <w:rFonts w:ascii="Times New Roman" w:hAnsi="Times New Roman" w:cs="Times New Roman"/>
          <w:b/>
          <w:sz w:val="30"/>
          <w:szCs w:val="30"/>
        </w:rPr>
      </w:pPr>
      <w:r w:rsidRPr="009346C3">
        <w:rPr>
          <w:rFonts w:ascii="Times New Roman" w:hAnsi="Times New Roman" w:cs="Times New Roman"/>
          <w:b/>
          <w:sz w:val="30"/>
          <w:szCs w:val="30"/>
        </w:rPr>
        <w:t xml:space="preserve">Figures: </w:t>
      </w:r>
    </w:p>
    <w:p w14:paraId="0A7E7CF7" w14:textId="413DBA18" w:rsidR="002F6875" w:rsidRPr="009346C3" w:rsidRDefault="002F6875" w:rsidP="00EB1AAD">
      <w:pPr>
        <w:spacing w:line="480" w:lineRule="auto"/>
        <w:jc w:val="both"/>
        <w:rPr>
          <w:rFonts w:ascii="Times New Roman" w:hAnsi="Times New Roman" w:cs="Times New Roman"/>
          <w:b/>
          <w:sz w:val="30"/>
          <w:szCs w:val="30"/>
        </w:rPr>
      </w:pPr>
    </w:p>
    <w:p w14:paraId="318CC6BB" w14:textId="77777777" w:rsidR="00851891" w:rsidRPr="005A0E70" w:rsidRDefault="002F6875"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noProof/>
          <w:sz w:val="24"/>
          <w:szCs w:val="24"/>
        </w:rPr>
        <w:drawing>
          <wp:inline distT="0" distB="0" distL="0" distR="0" wp14:anchorId="424EDDC3" wp14:editId="669E5575">
            <wp:extent cx="594360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14:paraId="00B0B3DA" w14:textId="400FCF72" w:rsidR="002F6875" w:rsidRPr="005A0E70" w:rsidRDefault="002F6875"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sz w:val="24"/>
          <w:szCs w:val="24"/>
        </w:rPr>
        <w:t>Figure 1: Locations of stations in the</w:t>
      </w:r>
      <w:r w:rsidR="00D23496">
        <w:rPr>
          <w:rFonts w:ascii="Times New Roman" w:hAnsi="Times New Roman" w:cs="Times New Roman"/>
          <w:sz w:val="24"/>
          <w:szCs w:val="24"/>
        </w:rPr>
        <w:t xml:space="preserve"> Salish Sea </w:t>
      </w:r>
      <w:r w:rsidRPr="005A0E70">
        <w:rPr>
          <w:rFonts w:ascii="Times New Roman" w:hAnsi="Times New Roman" w:cs="Times New Roman"/>
          <w:sz w:val="24"/>
          <w:szCs w:val="24"/>
        </w:rPr>
        <w:t>where pteropod and environmental sampling occurred.  Samples were collected in April, July, and September from 2014 to 2016.</w:t>
      </w:r>
    </w:p>
    <w:p w14:paraId="15F0635A" w14:textId="77777777" w:rsidR="002F6875" w:rsidRPr="005A0E70" w:rsidRDefault="002F6875" w:rsidP="00EB1AAD">
      <w:pPr>
        <w:spacing w:line="480" w:lineRule="auto"/>
        <w:jc w:val="both"/>
        <w:rPr>
          <w:rFonts w:ascii="Times New Roman" w:hAnsi="Times New Roman" w:cs="Times New Roman"/>
          <w:sz w:val="24"/>
          <w:szCs w:val="24"/>
        </w:rPr>
      </w:pPr>
      <w:r w:rsidRPr="005A0E70">
        <w:rPr>
          <w:rFonts w:ascii="Times New Roman" w:hAnsi="Times New Roman" w:cs="Times New Roman"/>
          <w:sz w:val="24"/>
          <w:szCs w:val="24"/>
        </w:rPr>
        <w:br w:type="page"/>
      </w:r>
    </w:p>
    <w:p w14:paraId="42202D2B" w14:textId="77777777" w:rsidR="002F6875" w:rsidRPr="005A0E70" w:rsidRDefault="002F6875"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noProof/>
          <w:sz w:val="24"/>
          <w:szCs w:val="24"/>
        </w:rPr>
        <w:lastRenderedPageBreak/>
        <w:drawing>
          <wp:inline distT="0" distB="0" distL="0" distR="0" wp14:anchorId="63415E9D" wp14:editId="5DD7A991">
            <wp:extent cx="4600952" cy="62407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9330" cy="6252144"/>
                    </a:xfrm>
                    <a:prstGeom prst="rect">
                      <a:avLst/>
                    </a:prstGeom>
                    <a:noFill/>
                    <a:ln>
                      <a:noFill/>
                    </a:ln>
                  </pic:spPr>
                </pic:pic>
              </a:graphicData>
            </a:graphic>
          </wp:inline>
        </w:drawing>
      </w:r>
    </w:p>
    <w:p w14:paraId="677195CF" w14:textId="77777777" w:rsidR="002F6875" w:rsidRPr="005A0E70" w:rsidRDefault="002F6875"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sz w:val="24"/>
          <w:szCs w:val="24"/>
        </w:rPr>
        <w:t xml:space="preserve">Figure 2: Clustering results of stations based on within-month averages for salinity, water temperature, dissolved oxygen, and aragonite saturation state.  Within-month averages are based on all environmental data collected across the sample years from 2014 to 2016 in the same month.  Results for each month (starting in July the prior year coinciding with spring spawning) are shown as dendrograms for site clustering (left), dissimilarity matrices showing mean Euclidean distances </w:t>
      </w:r>
      <w:r w:rsidRPr="005A0E70">
        <w:rPr>
          <w:rFonts w:ascii="Times New Roman" w:hAnsi="Times New Roman" w:cs="Times New Roman"/>
          <w:sz w:val="24"/>
          <w:szCs w:val="24"/>
        </w:rPr>
        <w:lastRenderedPageBreak/>
        <w:t>between observations at pairs of sites (middle), and spatial arrangements of the defined clusters (right).  Cluster groups were set at three based on approximate dendrogram separation between sites to explain dominant patterns among environmental variables.</w:t>
      </w:r>
    </w:p>
    <w:p w14:paraId="0B8D1DCA" w14:textId="77777777" w:rsidR="002F6875" w:rsidRPr="005A0E70" w:rsidRDefault="002F6875"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noProof/>
          <w:sz w:val="24"/>
          <w:szCs w:val="24"/>
        </w:rPr>
        <w:drawing>
          <wp:inline distT="0" distB="0" distL="0" distR="0" wp14:anchorId="3590F52C" wp14:editId="151A5621">
            <wp:extent cx="5935980" cy="3147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3FBC7DF6" w14:textId="77777777" w:rsidR="002F6875" w:rsidRPr="005A0E70" w:rsidRDefault="002F6875"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sz w:val="24"/>
          <w:szCs w:val="24"/>
        </w:rPr>
        <w:t>Figure 3: Results of principal components analysis for environmental variables collected at each site for each sample date.  Environmental variables included temperature, salinity, dissolved oxygen, and aragonite saturation state. The left plot shows site groupings based on dominant clusters shown in Figure 2, with site points sized by measured type III dissolution for pteropods collected at the same location and date.  The right plot shows the sites with text identifiers for the site number, followed by the month and sample year.</w:t>
      </w:r>
    </w:p>
    <w:p w14:paraId="3D392D52" w14:textId="77777777" w:rsidR="002F6875" w:rsidRPr="005A0E70" w:rsidRDefault="002F6875" w:rsidP="00EB1AAD">
      <w:pPr>
        <w:spacing w:line="480" w:lineRule="auto"/>
        <w:jc w:val="both"/>
        <w:rPr>
          <w:rFonts w:ascii="Times New Roman" w:hAnsi="Times New Roman" w:cs="Times New Roman"/>
          <w:sz w:val="24"/>
          <w:szCs w:val="24"/>
        </w:rPr>
      </w:pPr>
      <w:r w:rsidRPr="005A0E70">
        <w:rPr>
          <w:rFonts w:ascii="Times New Roman" w:hAnsi="Times New Roman" w:cs="Times New Roman"/>
          <w:sz w:val="24"/>
          <w:szCs w:val="24"/>
        </w:rPr>
        <w:br w:type="page"/>
      </w:r>
    </w:p>
    <w:p w14:paraId="558C6C4B" w14:textId="77777777" w:rsidR="002F6875" w:rsidRPr="005A0E70" w:rsidRDefault="002F6875"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noProof/>
          <w:sz w:val="24"/>
          <w:szCs w:val="24"/>
        </w:rPr>
        <w:lastRenderedPageBreak/>
        <w:drawing>
          <wp:inline distT="0" distB="0" distL="0" distR="0" wp14:anchorId="2E66EBDB" wp14:editId="3D730F6B">
            <wp:extent cx="5943600" cy="509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p>
    <w:p w14:paraId="07235A5B" w14:textId="77777777" w:rsidR="00470E7E" w:rsidRPr="005A0E70" w:rsidRDefault="002F6875"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sz w:val="24"/>
          <w:szCs w:val="24"/>
        </w:rPr>
        <w:t>Figure 4: Observed time series for each station (rows) showing % type III dissolution of pteropods (left) and observed minimum aragonite saturation state (right).  Points at each station are connected by cohort years.  The right plot shows the selected aragonite threshold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e>
          <m:sub>
            <m:r>
              <w:rPr>
                <w:rFonts w:ascii="Cambria Math" w:hAnsi="Cambria Math" w:cs="Times New Roman"/>
                <w:sz w:val="24"/>
                <w:szCs w:val="24"/>
              </w:rPr>
              <m:t>crit</m:t>
            </m:r>
          </m:sub>
        </m:sSub>
        <m:r>
          <w:rPr>
            <w:rFonts w:ascii="Cambria Math" w:hAnsi="Cambria Math" w:cs="Times New Roman"/>
            <w:sz w:val="24"/>
            <w:szCs w:val="24"/>
          </w:rPr>
          <m:t>=1</m:t>
        </m:r>
      </m:oMath>
      <w:r w:rsidRPr="005A0E70">
        <w:rPr>
          <w:rFonts w:ascii="Times New Roman" w:hAnsi="Times New Roman" w:cs="Times New Roman"/>
          <w:sz w:val="24"/>
          <w:szCs w:val="24"/>
        </w:rPr>
        <w:t>) as a horizontal line with the difference between the threshold and minimum observed value shown as a dotted line.</w:t>
      </w:r>
    </w:p>
    <w:p w14:paraId="724E181E" w14:textId="77777777" w:rsidR="00470E7E" w:rsidRPr="005A0E70" w:rsidRDefault="00470E7E" w:rsidP="00EB1AAD">
      <w:pPr>
        <w:spacing w:line="480" w:lineRule="auto"/>
        <w:jc w:val="both"/>
        <w:rPr>
          <w:rFonts w:ascii="Times New Roman" w:hAnsi="Times New Roman" w:cs="Times New Roman"/>
          <w:sz w:val="24"/>
          <w:szCs w:val="24"/>
        </w:rPr>
      </w:pPr>
      <w:r w:rsidRPr="005A0E70">
        <w:rPr>
          <w:rFonts w:ascii="Times New Roman" w:hAnsi="Times New Roman" w:cs="Times New Roman"/>
          <w:sz w:val="24"/>
          <w:szCs w:val="24"/>
        </w:rPr>
        <w:br w:type="page"/>
      </w:r>
    </w:p>
    <w:p w14:paraId="3900268B" w14:textId="77777777" w:rsidR="002F6875" w:rsidRPr="005A0E70" w:rsidRDefault="00470E7E"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noProof/>
          <w:sz w:val="24"/>
          <w:szCs w:val="24"/>
        </w:rPr>
        <w:lastRenderedPageBreak/>
        <w:drawing>
          <wp:inline distT="0" distB="0" distL="0" distR="0" wp14:anchorId="02235411" wp14:editId="205CBBA3">
            <wp:extent cx="5943600" cy="5090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p>
    <w:p w14:paraId="55D36ED9" w14:textId="77777777" w:rsidR="00470E7E" w:rsidRPr="005A0E70" w:rsidRDefault="00470E7E"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sz w:val="24"/>
          <w:szCs w:val="24"/>
        </w:rPr>
        <w:t>Figure 5: Percent type III dissolution measured in pteropods versus minimum observed aragonite saturation state for each station.  The top row shows stations grouped by month across cohort years and the bottom row shows stations grouped by cohort years across months.  Linear regression lines with 95% confidence intervals are shown in each panel.</w:t>
      </w:r>
    </w:p>
    <w:p w14:paraId="2B505832" w14:textId="77777777" w:rsidR="00470E7E" w:rsidRPr="005A0E70" w:rsidRDefault="00470E7E" w:rsidP="00EB1AAD">
      <w:pPr>
        <w:spacing w:line="480" w:lineRule="auto"/>
        <w:jc w:val="both"/>
        <w:rPr>
          <w:rFonts w:ascii="Times New Roman" w:hAnsi="Times New Roman" w:cs="Times New Roman"/>
          <w:sz w:val="24"/>
          <w:szCs w:val="24"/>
        </w:rPr>
      </w:pPr>
      <w:r w:rsidRPr="005A0E70">
        <w:rPr>
          <w:rFonts w:ascii="Times New Roman" w:hAnsi="Times New Roman" w:cs="Times New Roman"/>
          <w:sz w:val="24"/>
          <w:szCs w:val="24"/>
        </w:rPr>
        <w:br w:type="page"/>
      </w:r>
    </w:p>
    <w:p w14:paraId="44543614" w14:textId="62EE7B10" w:rsidR="00470E7E" w:rsidRPr="005A0E70" w:rsidRDefault="00D92BFE" w:rsidP="00EB1AAD">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685FBF" wp14:editId="4987344E">
            <wp:extent cx="4468495" cy="27495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8495" cy="2749550"/>
                    </a:xfrm>
                    <a:prstGeom prst="rect">
                      <a:avLst/>
                    </a:prstGeom>
                    <a:noFill/>
                  </pic:spPr>
                </pic:pic>
              </a:graphicData>
            </a:graphic>
          </wp:inline>
        </w:drawing>
      </w:r>
    </w:p>
    <w:p w14:paraId="1CEDFF5C" w14:textId="77777777" w:rsidR="00D92BFE" w:rsidRDefault="00D92BFE" w:rsidP="00EB1AAD">
      <w:pPr>
        <w:spacing w:after="0" w:line="480" w:lineRule="auto"/>
        <w:jc w:val="both"/>
        <w:rPr>
          <w:rFonts w:ascii="Times New Roman" w:hAnsi="Times New Roman" w:cs="Times New Roman"/>
          <w:sz w:val="24"/>
          <w:szCs w:val="24"/>
        </w:rPr>
      </w:pPr>
    </w:p>
    <w:p w14:paraId="6DAB74C8" w14:textId="716A2CB5" w:rsidR="00470E7E" w:rsidRPr="005A0E70" w:rsidRDefault="00470E7E"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sz w:val="24"/>
          <w:szCs w:val="24"/>
        </w:rPr>
        <w:t xml:space="preserve">Figure 6: Interactions and additive effects of dissolved oxygen and aragonite saturation state on dissolution measures of pteropods. The top plot shows a linear model with a significant interaction between oxygen and the percentage of the water column undersaturated for aragonite, where the latter predictor had a significant main effect on dissolution.  The bottom plot shows a linear model with significant main effects for both oxygen and the observed range of aragonite saturation state in the water column for each site.  </w:t>
      </w:r>
      <w:r w:rsidR="005358E5" w:rsidRPr="005358E5">
        <w:rPr>
          <w:rFonts w:ascii="Times New Roman" w:hAnsi="Times New Roman" w:cs="Times New Roman"/>
          <w:sz w:val="24"/>
          <w:szCs w:val="24"/>
        </w:rPr>
        <w:t xml:space="preserve">Each model is based on July observations across all sample years. </w:t>
      </w:r>
      <w:r w:rsidRPr="005A0E70">
        <w:rPr>
          <w:rFonts w:ascii="Times New Roman" w:hAnsi="Times New Roman" w:cs="Times New Roman"/>
          <w:sz w:val="24"/>
          <w:szCs w:val="24"/>
        </w:rPr>
        <w:t>The color range depicts the minimum and maximum observed values for average dissolved oxygen across all stations.</w:t>
      </w:r>
    </w:p>
    <w:p w14:paraId="65ABFC7D" w14:textId="77777777" w:rsidR="00470E7E" w:rsidRPr="005A0E70" w:rsidRDefault="00470E7E" w:rsidP="00EB1AAD">
      <w:pPr>
        <w:spacing w:line="480" w:lineRule="auto"/>
        <w:jc w:val="both"/>
        <w:rPr>
          <w:rFonts w:ascii="Times New Roman" w:hAnsi="Times New Roman" w:cs="Times New Roman"/>
          <w:sz w:val="24"/>
          <w:szCs w:val="24"/>
        </w:rPr>
      </w:pPr>
      <w:r w:rsidRPr="005A0E70">
        <w:rPr>
          <w:rFonts w:ascii="Times New Roman" w:hAnsi="Times New Roman" w:cs="Times New Roman"/>
          <w:sz w:val="24"/>
          <w:szCs w:val="24"/>
        </w:rPr>
        <w:br w:type="page"/>
      </w:r>
    </w:p>
    <w:p w14:paraId="12022D8A" w14:textId="77777777" w:rsidR="00470E7E" w:rsidRPr="005A0E70" w:rsidRDefault="00470E7E"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noProof/>
          <w:sz w:val="24"/>
          <w:szCs w:val="24"/>
        </w:rPr>
        <w:lastRenderedPageBreak/>
        <w:drawing>
          <wp:inline distT="0" distB="0" distL="0" distR="0" wp14:anchorId="2A097877" wp14:editId="485F32FD">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899D0B6" w14:textId="77777777" w:rsidR="00470E7E" w:rsidRPr="005A0E70" w:rsidRDefault="00470E7E" w:rsidP="00EB1AAD">
      <w:pPr>
        <w:spacing w:after="0" w:line="480" w:lineRule="auto"/>
        <w:jc w:val="both"/>
        <w:rPr>
          <w:rFonts w:ascii="Times New Roman" w:hAnsi="Times New Roman" w:cs="Times New Roman"/>
          <w:sz w:val="24"/>
          <w:szCs w:val="24"/>
        </w:rPr>
      </w:pPr>
      <w:r w:rsidRPr="005A0E70">
        <w:rPr>
          <w:rFonts w:ascii="Times New Roman" w:hAnsi="Times New Roman" w:cs="Times New Roman"/>
          <w:sz w:val="24"/>
          <w:szCs w:val="24"/>
        </w:rPr>
        <w:t xml:space="preserve">Figure 7: Relationships between percent type III dissolution and cumulative stress magnitude within cohort years.  The top plot shows the progression of estimated cumulative stress from July to April throughout a cohort year for each station, with points sized by percent dissolution.  The bottom plot shows the estimated linear relationship between percent dissolution and cumulative stress.  The cumulative stress estimates within a year represent the frequency and magnitude of </w:t>
      </w:r>
      <w:r w:rsidRPr="005A0E70">
        <w:rPr>
          <w:rFonts w:ascii="Times New Roman" w:hAnsi="Times New Roman" w:cs="Times New Roman"/>
          <w:sz w:val="24"/>
          <w:szCs w:val="24"/>
        </w:rPr>
        <w:lastRenderedPageBreak/>
        <w:t xml:space="preserve">estimated exposure time of pteropods in a cohort when conditions were under-saturated below threshold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e>
          <m:sub>
            <m:r>
              <w:rPr>
                <w:rFonts w:ascii="Cambria Math" w:hAnsi="Cambria Math" w:cs="Times New Roman"/>
                <w:sz w:val="24"/>
                <w:szCs w:val="24"/>
              </w:rPr>
              <m:t>crit</m:t>
            </m:r>
          </m:sub>
        </m:sSub>
        <m:r>
          <w:rPr>
            <w:rFonts w:ascii="Cambria Math" w:hAnsi="Cambria Math" w:cs="Times New Roman"/>
            <w:sz w:val="24"/>
            <w:szCs w:val="24"/>
          </w:rPr>
          <m:t>=1</m:t>
        </m:r>
      </m:oMath>
      <w:r w:rsidRPr="005A0E70">
        <w:rPr>
          <w:rFonts w:ascii="Times New Roman" w:eastAsiaTheme="minorEastAsia" w:hAnsi="Times New Roman" w:cs="Times New Roman"/>
          <w:sz w:val="24"/>
          <w:szCs w:val="24"/>
        </w:rPr>
        <w:t>.</w:t>
      </w:r>
    </w:p>
    <w:sectPr w:rsidR="00470E7E" w:rsidRPr="005A0E70">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51E0D" w14:textId="77777777" w:rsidR="0086719B" w:rsidRDefault="0086719B" w:rsidP="00097657">
      <w:pPr>
        <w:spacing w:after="0" w:line="240" w:lineRule="auto"/>
      </w:pPr>
      <w:r>
        <w:separator/>
      </w:r>
    </w:p>
  </w:endnote>
  <w:endnote w:type="continuationSeparator" w:id="0">
    <w:p w14:paraId="7972345D" w14:textId="77777777" w:rsidR="0086719B" w:rsidRDefault="0086719B" w:rsidP="00097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New Roman (Body 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923752"/>
      <w:docPartObj>
        <w:docPartGallery w:val="Page Numbers (Bottom of Page)"/>
        <w:docPartUnique/>
      </w:docPartObj>
    </w:sdtPr>
    <w:sdtEndPr>
      <w:rPr>
        <w:noProof/>
      </w:rPr>
    </w:sdtEndPr>
    <w:sdtContent>
      <w:p w14:paraId="091FFB3C" w14:textId="34453F24" w:rsidR="000620EF" w:rsidRDefault="000620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EE2EBC" w14:textId="77777777" w:rsidR="000620EF" w:rsidRDefault="00062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A38C9" w14:textId="77777777" w:rsidR="0086719B" w:rsidRDefault="0086719B" w:rsidP="00097657">
      <w:pPr>
        <w:spacing w:after="0" w:line="240" w:lineRule="auto"/>
      </w:pPr>
      <w:r>
        <w:separator/>
      </w:r>
    </w:p>
  </w:footnote>
  <w:footnote w:type="continuationSeparator" w:id="0">
    <w:p w14:paraId="710E8DD7" w14:textId="77777777" w:rsidR="0086719B" w:rsidRDefault="0086719B" w:rsidP="00097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45921"/>
    <w:multiLevelType w:val="multilevel"/>
    <w:tmpl w:val="317AA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273670"/>
    <w:multiLevelType w:val="hybridMultilevel"/>
    <w:tmpl w:val="A386F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932480"/>
    <w:multiLevelType w:val="hybridMultilevel"/>
    <w:tmpl w:val="236E807A"/>
    <w:lvl w:ilvl="0" w:tplc="34FE4E5A">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806E41"/>
    <w:multiLevelType w:val="hybridMultilevel"/>
    <w:tmpl w:val="207A6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us Beck">
    <w15:presenceInfo w15:providerId="AD" w15:userId="S-1-5-21-1046985400-190588863-2059224091-23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D61"/>
    <w:rsid w:val="00000D2F"/>
    <w:rsid w:val="00001FF5"/>
    <w:rsid w:val="00016AA1"/>
    <w:rsid w:val="000212C3"/>
    <w:rsid w:val="00027FBA"/>
    <w:rsid w:val="000305E4"/>
    <w:rsid w:val="0003061C"/>
    <w:rsid w:val="00036F6A"/>
    <w:rsid w:val="00041FC6"/>
    <w:rsid w:val="000620EF"/>
    <w:rsid w:val="00075BBF"/>
    <w:rsid w:val="000827B3"/>
    <w:rsid w:val="0008373D"/>
    <w:rsid w:val="00096C97"/>
    <w:rsid w:val="00097657"/>
    <w:rsid w:val="000C4270"/>
    <w:rsid w:val="000C702B"/>
    <w:rsid w:val="000C78BD"/>
    <w:rsid w:val="000D1505"/>
    <w:rsid w:val="000D6C00"/>
    <w:rsid w:val="000E6435"/>
    <w:rsid w:val="000F3987"/>
    <w:rsid w:val="000F6BA7"/>
    <w:rsid w:val="001030CB"/>
    <w:rsid w:val="00122875"/>
    <w:rsid w:val="0014016B"/>
    <w:rsid w:val="00141868"/>
    <w:rsid w:val="001519B4"/>
    <w:rsid w:val="00151D2B"/>
    <w:rsid w:val="00152332"/>
    <w:rsid w:val="0016426A"/>
    <w:rsid w:val="00177B1F"/>
    <w:rsid w:val="00180A04"/>
    <w:rsid w:val="00186AEB"/>
    <w:rsid w:val="0019093A"/>
    <w:rsid w:val="00191BA1"/>
    <w:rsid w:val="00192005"/>
    <w:rsid w:val="001946D2"/>
    <w:rsid w:val="00196745"/>
    <w:rsid w:val="001D69D0"/>
    <w:rsid w:val="001E05B9"/>
    <w:rsid w:val="001E7408"/>
    <w:rsid w:val="001F07B1"/>
    <w:rsid w:val="001F46E2"/>
    <w:rsid w:val="001F7D4D"/>
    <w:rsid w:val="002010D0"/>
    <w:rsid w:val="00216829"/>
    <w:rsid w:val="00216ECA"/>
    <w:rsid w:val="002216B2"/>
    <w:rsid w:val="00240721"/>
    <w:rsid w:val="002452D4"/>
    <w:rsid w:val="00253A95"/>
    <w:rsid w:val="00254730"/>
    <w:rsid w:val="0025761D"/>
    <w:rsid w:val="002839C8"/>
    <w:rsid w:val="00295103"/>
    <w:rsid w:val="0029620E"/>
    <w:rsid w:val="00297A1E"/>
    <w:rsid w:val="002B23E6"/>
    <w:rsid w:val="002C0D55"/>
    <w:rsid w:val="002D1FBA"/>
    <w:rsid w:val="002E0903"/>
    <w:rsid w:val="002F41E6"/>
    <w:rsid w:val="002F6875"/>
    <w:rsid w:val="00307D0A"/>
    <w:rsid w:val="0031042A"/>
    <w:rsid w:val="003115A9"/>
    <w:rsid w:val="003255F5"/>
    <w:rsid w:val="00335398"/>
    <w:rsid w:val="0033757E"/>
    <w:rsid w:val="00341EEF"/>
    <w:rsid w:val="00342FDF"/>
    <w:rsid w:val="00350C3B"/>
    <w:rsid w:val="00373685"/>
    <w:rsid w:val="00375A53"/>
    <w:rsid w:val="00381823"/>
    <w:rsid w:val="00392A82"/>
    <w:rsid w:val="0039698F"/>
    <w:rsid w:val="003B7D61"/>
    <w:rsid w:val="003C1A1B"/>
    <w:rsid w:val="003C4A8A"/>
    <w:rsid w:val="003C582C"/>
    <w:rsid w:val="00402847"/>
    <w:rsid w:val="004125B7"/>
    <w:rsid w:val="004151A6"/>
    <w:rsid w:val="00430B13"/>
    <w:rsid w:val="0045378B"/>
    <w:rsid w:val="00453877"/>
    <w:rsid w:val="00453C19"/>
    <w:rsid w:val="00470E7E"/>
    <w:rsid w:val="00480471"/>
    <w:rsid w:val="0049274C"/>
    <w:rsid w:val="004937CE"/>
    <w:rsid w:val="004963AE"/>
    <w:rsid w:val="004A0B92"/>
    <w:rsid w:val="004B08A8"/>
    <w:rsid w:val="004C22C3"/>
    <w:rsid w:val="004D23D4"/>
    <w:rsid w:val="004D32D7"/>
    <w:rsid w:val="004E66E1"/>
    <w:rsid w:val="00504218"/>
    <w:rsid w:val="005130A9"/>
    <w:rsid w:val="005358E5"/>
    <w:rsid w:val="00553EEC"/>
    <w:rsid w:val="00576634"/>
    <w:rsid w:val="0058163C"/>
    <w:rsid w:val="005A0E70"/>
    <w:rsid w:val="005C2D8C"/>
    <w:rsid w:val="005C4BC1"/>
    <w:rsid w:val="005D5C50"/>
    <w:rsid w:val="005F47D8"/>
    <w:rsid w:val="005F61A0"/>
    <w:rsid w:val="005F6DD2"/>
    <w:rsid w:val="00600C2F"/>
    <w:rsid w:val="00611029"/>
    <w:rsid w:val="00624C07"/>
    <w:rsid w:val="00626EBA"/>
    <w:rsid w:val="0063201E"/>
    <w:rsid w:val="00636C4F"/>
    <w:rsid w:val="006371E2"/>
    <w:rsid w:val="006415B6"/>
    <w:rsid w:val="006478EF"/>
    <w:rsid w:val="006541BB"/>
    <w:rsid w:val="006547B8"/>
    <w:rsid w:val="00656356"/>
    <w:rsid w:val="006620CB"/>
    <w:rsid w:val="00675F08"/>
    <w:rsid w:val="00681D0D"/>
    <w:rsid w:val="006A1EBF"/>
    <w:rsid w:val="006B4485"/>
    <w:rsid w:val="006D2DFE"/>
    <w:rsid w:val="006D3577"/>
    <w:rsid w:val="006D6BC2"/>
    <w:rsid w:val="006E5F15"/>
    <w:rsid w:val="006E7FE6"/>
    <w:rsid w:val="006F4607"/>
    <w:rsid w:val="007254E3"/>
    <w:rsid w:val="0075098D"/>
    <w:rsid w:val="0075208A"/>
    <w:rsid w:val="007640D6"/>
    <w:rsid w:val="00764217"/>
    <w:rsid w:val="0077531A"/>
    <w:rsid w:val="00780A16"/>
    <w:rsid w:val="00783A1E"/>
    <w:rsid w:val="00787D34"/>
    <w:rsid w:val="007A6AF1"/>
    <w:rsid w:val="007A761F"/>
    <w:rsid w:val="007B168F"/>
    <w:rsid w:val="007B3153"/>
    <w:rsid w:val="007B44CE"/>
    <w:rsid w:val="007E16E6"/>
    <w:rsid w:val="007E5050"/>
    <w:rsid w:val="007F06EB"/>
    <w:rsid w:val="00800715"/>
    <w:rsid w:val="00822A22"/>
    <w:rsid w:val="00835790"/>
    <w:rsid w:val="00842591"/>
    <w:rsid w:val="0084406A"/>
    <w:rsid w:val="00845B99"/>
    <w:rsid w:val="00847759"/>
    <w:rsid w:val="00851891"/>
    <w:rsid w:val="0085267B"/>
    <w:rsid w:val="0086719B"/>
    <w:rsid w:val="0086738E"/>
    <w:rsid w:val="00892AB3"/>
    <w:rsid w:val="008A3D43"/>
    <w:rsid w:val="008B054A"/>
    <w:rsid w:val="008B7BA1"/>
    <w:rsid w:val="008C0E36"/>
    <w:rsid w:val="008C0F86"/>
    <w:rsid w:val="008D2414"/>
    <w:rsid w:val="008D5940"/>
    <w:rsid w:val="008E229A"/>
    <w:rsid w:val="008F1384"/>
    <w:rsid w:val="0090761A"/>
    <w:rsid w:val="00924B0C"/>
    <w:rsid w:val="009346C3"/>
    <w:rsid w:val="00935DDF"/>
    <w:rsid w:val="0094607F"/>
    <w:rsid w:val="0095234C"/>
    <w:rsid w:val="009A2410"/>
    <w:rsid w:val="009B10E9"/>
    <w:rsid w:val="009C7668"/>
    <w:rsid w:val="009E0AA3"/>
    <w:rsid w:val="009F3BD5"/>
    <w:rsid w:val="009F64B5"/>
    <w:rsid w:val="00A05082"/>
    <w:rsid w:val="00A209A1"/>
    <w:rsid w:val="00A225C8"/>
    <w:rsid w:val="00A40378"/>
    <w:rsid w:val="00A51472"/>
    <w:rsid w:val="00A62017"/>
    <w:rsid w:val="00A648DB"/>
    <w:rsid w:val="00A66C02"/>
    <w:rsid w:val="00A85ED9"/>
    <w:rsid w:val="00A8769E"/>
    <w:rsid w:val="00A95337"/>
    <w:rsid w:val="00AB001F"/>
    <w:rsid w:val="00AB33FF"/>
    <w:rsid w:val="00AB73CC"/>
    <w:rsid w:val="00AB7D6F"/>
    <w:rsid w:val="00AC3F4E"/>
    <w:rsid w:val="00AC536B"/>
    <w:rsid w:val="00AD7598"/>
    <w:rsid w:val="00AE5363"/>
    <w:rsid w:val="00AE7B61"/>
    <w:rsid w:val="00AF53AD"/>
    <w:rsid w:val="00AF6BB5"/>
    <w:rsid w:val="00B02D59"/>
    <w:rsid w:val="00B23343"/>
    <w:rsid w:val="00B3086C"/>
    <w:rsid w:val="00B51CEC"/>
    <w:rsid w:val="00B52F74"/>
    <w:rsid w:val="00B61B2A"/>
    <w:rsid w:val="00B7097A"/>
    <w:rsid w:val="00B772A9"/>
    <w:rsid w:val="00B9365E"/>
    <w:rsid w:val="00BA07EC"/>
    <w:rsid w:val="00BA36C3"/>
    <w:rsid w:val="00BB2EC6"/>
    <w:rsid w:val="00BC1B8D"/>
    <w:rsid w:val="00BE2EE3"/>
    <w:rsid w:val="00BE6688"/>
    <w:rsid w:val="00BE71AA"/>
    <w:rsid w:val="00BF20C4"/>
    <w:rsid w:val="00C04C18"/>
    <w:rsid w:val="00C10A72"/>
    <w:rsid w:val="00C135E1"/>
    <w:rsid w:val="00C35127"/>
    <w:rsid w:val="00C368DC"/>
    <w:rsid w:val="00C55A43"/>
    <w:rsid w:val="00C703C7"/>
    <w:rsid w:val="00C97B50"/>
    <w:rsid w:val="00CA7037"/>
    <w:rsid w:val="00CB4BF3"/>
    <w:rsid w:val="00CC5E05"/>
    <w:rsid w:val="00CD77D3"/>
    <w:rsid w:val="00CE2028"/>
    <w:rsid w:val="00CF4278"/>
    <w:rsid w:val="00CF447D"/>
    <w:rsid w:val="00CF7511"/>
    <w:rsid w:val="00D002E1"/>
    <w:rsid w:val="00D02D3F"/>
    <w:rsid w:val="00D02FA4"/>
    <w:rsid w:val="00D03A4F"/>
    <w:rsid w:val="00D14AD3"/>
    <w:rsid w:val="00D14F6D"/>
    <w:rsid w:val="00D20AC3"/>
    <w:rsid w:val="00D23496"/>
    <w:rsid w:val="00D2684B"/>
    <w:rsid w:val="00D42E16"/>
    <w:rsid w:val="00D45768"/>
    <w:rsid w:val="00D75F6E"/>
    <w:rsid w:val="00D76B33"/>
    <w:rsid w:val="00D8362D"/>
    <w:rsid w:val="00D8435A"/>
    <w:rsid w:val="00D90B62"/>
    <w:rsid w:val="00D92BFE"/>
    <w:rsid w:val="00D977DE"/>
    <w:rsid w:val="00DB4375"/>
    <w:rsid w:val="00DD1E5A"/>
    <w:rsid w:val="00DD26DE"/>
    <w:rsid w:val="00DD73CC"/>
    <w:rsid w:val="00DF13DA"/>
    <w:rsid w:val="00DF3212"/>
    <w:rsid w:val="00DF640E"/>
    <w:rsid w:val="00E10EA7"/>
    <w:rsid w:val="00E1287C"/>
    <w:rsid w:val="00E16778"/>
    <w:rsid w:val="00E171B9"/>
    <w:rsid w:val="00E3373C"/>
    <w:rsid w:val="00E5245F"/>
    <w:rsid w:val="00E653DB"/>
    <w:rsid w:val="00EA405C"/>
    <w:rsid w:val="00EB1AAD"/>
    <w:rsid w:val="00EC5428"/>
    <w:rsid w:val="00ED3943"/>
    <w:rsid w:val="00EE4B67"/>
    <w:rsid w:val="00EE64AC"/>
    <w:rsid w:val="00EF5275"/>
    <w:rsid w:val="00F011FA"/>
    <w:rsid w:val="00F0448A"/>
    <w:rsid w:val="00F06F76"/>
    <w:rsid w:val="00F35E62"/>
    <w:rsid w:val="00F372D3"/>
    <w:rsid w:val="00F4059B"/>
    <w:rsid w:val="00F67AC0"/>
    <w:rsid w:val="00F700FC"/>
    <w:rsid w:val="00F707D5"/>
    <w:rsid w:val="00F82083"/>
    <w:rsid w:val="00FA3079"/>
    <w:rsid w:val="00FA5141"/>
    <w:rsid w:val="00FD0BEA"/>
    <w:rsid w:val="00FE3279"/>
    <w:rsid w:val="00FF7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6BFD8"/>
  <w15:chartTrackingRefBased/>
  <w15:docId w15:val="{D9B272D5-5B3C-49DD-A6FE-1DC70086F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1D2B"/>
  </w:style>
  <w:style w:type="paragraph" w:styleId="Heading1">
    <w:name w:val="heading 1"/>
    <w:basedOn w:val="Normal"/>
    <w:next w:val="BodyText"/>
    <w:link w:val="Heading1Char"/>
    <w:uiPriority w:val="9"/>
    <w:qFormat/>
    <w:rsid w:val="00851891"/>
    <w:pPr>
      <w:keepNext/>
      <w:keepLines/>
      <w:spacing w:before="480" w:after="0" w:line="240" w:lineRule="auto"/>
      <w:outlineLvl w:val="0"/>
    </w:pPr>
    <w:rPr>
      <w:rFonts w:ascii="Times New Roman" w:eastAsiaTheme="majorEastAsia" w:hAnsi="Times New Roman"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53DB"/>
    <w:rPr>
      <w:color w:val="0000FF"/>
      <w:u w:val="single"/>
    </w:rPr>
  </w:style>
  <w:style w:type="paragraph" w:styleId="NormalWeb">
    <w:name w:val="Normal (Web)"/>
    <w:basedOn w:val="Normal"/>
    <w:uiPriority w:val="99"/>
    <w:semiHidden/>
    <w:unhideWhenUsed/>
    <w:rsid w:val="00CF427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976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657"/>
  </w:style>
  <w:style w:type="paragraph" w:styleId="Footer">
    <w:name w:val="footer"/>
    <w:basedOn w:val="Normal"/>
    <w:link w:val="FooterChar"/>
    <w:uiPriority w:val="99"/>
    <w:unhideWhenUsed/>
    <w:rsid w:val="000976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657"/>
  </w:style>
  <w:style w:type="paragraph" w:styleId="ListParagraph">
    <w:name w:val="List Paragraph"/>
    <w:basedOn w:val="Normal"/>
    <w:uiPriority w:val="34"/>
    <w:qFormat/>
    <w:rsid w:val="00CE2028"/>
    <w:pPr>
      <w:ind w:left="720"/>
      <w:contextualSpacing/>
    </w:pPr>
  </w:style>
  <w:style w:type="character" w:customStyle="1" w:styleId="Heading1Char">
    <w:name w:val="Heading 1 Char"/>
    <w:basedOn w:val="DefaultParagraphFont"/>
    <w:link w:val="Heading1"/>
    <w:uiPriority w:val="9"/>
    <w:rsid w:val="00851891"/>
    <w:rPr>
      <w:rFonts w:ascii="Times New Roman" w:eastAsiaTheme="majorEastAsia" w:hAnsi="Times New Roman" w:cstheme="majorBidi"/>
      <w:b/>
      <w:bCs/>
      <w:color w:val="000000" w:themeColor="text1"/>
      <w:sz w:val="32"/>
      <w:szCs w:val="32"/>
    </w:rPr>
  </w:style>
  <w:style w:type="paragraph" w:styleId="BodyText">
    <w:name w:val="Body Text"/>
    <w:basedOn w:val="Normal"/>
    <w:link w:val="BodyTextChar"/>
    <w:qFormat/>
    <w:rsid w:val="00851891"/>
    <w:pPr>
      <w:spacing w:before="180" w:after="180" w:line="240" w:lineRule="auto"/>
    </w:pPr>
    <w:rPr>
      <w:rFonts w:ascii="Times New Roman" w:hAnsi="Times New Roman"/>
      <w:sz w:val="24"/>
      <w:szCs w:val="24"/>
    </w:rPr>
  </w:style>
  <w:style w:type="character" w:customStyle="1" w:styleId="BodyTextChar">
    <w:name w:val="Body Text Char"/>
    <w:basedOn w:val="DefaultParagraphFont"/>
    <w:link w:val="BodyText"/>
    <w:rsid w:val="00851891"/>
    <w:rPr>
      <w:rFonts w:ascii="Times New Roman" w:hAnsi="Times New Roman"/>
      <w:sz w:val="24"/>
      <w:szCs w:val="24"/>
    </w:rPr>
  </w:style>
  <w:style w:type="paragraph" w:customStyle="1" w:styleId="FirstParagraph">
    <w:name w:val="First Paragraph"/>
    <w:basedOn w:val="BodyText"/>
    <w:next w:val="BodyText"/>
    <w:qFormat/>
    <w:rsid w:val="00851891"/>
  </w:style>
  <w:style w:type="character" w:styleId="CommentReference">
    <w:name w:val="annotation reference"/>
    <w:basedOn w:val="DefaultParagraphFont"/>
    <w:uiPriority w:val="99"/>
    <w:semiHidden/>
    <w:unhideWhenUsed/>
    <w:rsid w:val="003C1A1B"/>
    <w:rPr>
      <w:sz w:val="16"/>
      <w:szCs w:val="16"/>
    </w:rPr>
  </w:style>
  <w:style w:type="paragraph" w:styleId="CommentText">
    <w:name w:val="annotation text"/>
    <w:basedOn w:val="Normal"/>
    <w:link w:val="CommentTextChar"/>
    <w:uiPriority w:val="99"/>
    <w:semiHidden/>
    <w:unhideWhenUsed/>
    <w:rsid w:val="003C1A1B"/>
    <w:pPr>
      <w:spacing w:line="240" w:lineRule="auto"/>
    </w:pPr>
    <w:rPr>
      <w:sz w:val="20"/>
      <w:szCs w:val="20"/>
    </w:rPr>
  </w:style>
  <w:style w:type="character" w:customStyle="1" w:styleId="CommentTextChar">
    <w:name w:val="Comment Text Char"/>
    <w:basedOn w:val="DefaultParagraphFont"/>
    <w:link w:val="CommentText"/>
    <w:uiPriority w:val="99"/>
    <w:semiHidden/>
    <w:rsid w:val="003C1A1B"/>
    <w:rPr>
      <w:sz w:val="20"/>
      <w:szCs w:val="20"/>
    </w:rPr>
  </w:style>
  <w:style w:type="paragraph" w:styleId="CommentSubject">
    <w:name w:val="annotation subject"/>
    <w:basedOn w:val="CommentText"/>
    <w:next w:val="CommentText"/>
    <w:link w:val="CommentSubjectChar"/>
    <w:uiPriority w:val="99"/>
    <w:semiHidden/>
    <w:unhideWhenUsed/>
    <w:rsid w:val="003C1A1B"/>
    <w:rPr>
      <w:b/>
      <w:bCs/>
    </w:rPr>
  </w:style>
  <w:style w:type="character" w:customStyle="1" w:styleId="CommentSubjectChar">
    <w:name w:val="Comment Subject Char"/>
    <w:basedOn w:val="CommentTextChar"/>
    <w:link w:val="CommentSubject"/>
    <w:uiPriority w:val="99"/>
    <w:semiHidden/>
    <w:rsid w:val="003C1A1B"/>
    <w:rPr>
      <w:b/>
      <w:bCs/>
      <w:sz w:val="20"/>
      <w:szCs w:val="20"/>
    </w:rPr>
  </w:style>
  <w:style w:type="paragraph" w:styleId="BalloonText">
    <w:name w:val="Balloon Text"/>
    <w:basedOn w:val="Normal"/>
    <w:link w:val="BalloonTextChar"/>
    <w:uiPriority w:val="99"/>
    <w:semiHidden/>
    <w:unhideWhenUsed/>
    <w:rsid w:val="003C1A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A1B"/>
    <w:rPr>
      <w:rFonts w:ascii="Segoe UI" w:hAnsi="Segoe UI" w:cs="Segoe UI"/>
      <w:sz w:val="18"/>
      <w:szCs w:val="18"/>
    </w:rPr>
  </w:style>
  <w:style w:type="paragraph" w:styleId="Revision">
    <w:name w:val="Revision"/>
    <w:hidden/>
    <w:uiPriority w:val="99"/>
    <w:semiHidden/>
    <w:rsid w:val="006F4607"/>
    <w:pPr>
      <w:spacing w:after="0" w:line="240" w:lineRule="auto"/>
    </w:pPr>
  </w:style>
  <w:style w:type="character" w:customStyle="1" w:styleId="mi">
    <w:name w:val="mi"/>
    <w:basedOn w:val="DefaultParagraphFont"/>
    <w:rsid w:val="0095234C"/>
  </w:style>
  <w:style w:type="character" w:customStyle="1" w:styleId="mo">
    <w:name w:val="mo"/>
    <w:basedOn w:val="DefaultParagraphFont"/>
    <w:rsid w:val="0095234C"/>
  </w:style>
  <w:style w:type="character" w:customStyle="1" w:styleId="mn">
    <w:name w:val="mn"/>
    <w:basedOn w:val="DefaultParagraphFont"/>
    <w:rsid w:val="0095234C"/>
  </w:style>
  <w:style w:type="character" w:customStyle="1" w:styleId="mjxassistivemathml">
    <w:name w:val="mjx_assistive_mathml"/>
    <w:basedOn w:val="DefaultParagraphFont"/>
    <w:rsid w:val="0095234C"/>
  </w:style>
  <w:style w:type="paragraph" w:customStyle="1" w:styleId="Compact">
    <w:name w:val="Compact"/>
    <w:basedOn w:val="BodyText"/>
    <w:qFormat/>
    <w:rsid w:val="00B9365E"/>
    <w:pPr>
      <w:spacing w:before="36" w:after="36"/>
    </w:pPr>
  </w:style>
  <w:style w:type="paragraph" w:customStyle="1" w:styleId="TableCaption">
    <w:name w:val="Table Caption"/>
    <w:basedOn w:val="Caption"/>
    <w:rsid w:val="00B9365E"/>
    <w:pPr>
      <w:keepNext/>
      <w:spacing w:after="120"/>
    </w:pPr>
    <w:rPr>
      <w:rFonts w:ascii="Times New Roman" w:hAnsi="Times New Roman"/>
      <w:iCs w:val="0"/>
      <w:color w:val="auto"/>
      <w:sz w:val="24"/>
      <w:szCs w:val="24"/>
    </w:rPr>
  </w:style>
  <w:style w:type="paragraph" w:styleId="Caption">
    <w:name w:val="caption"/>
    <w:basedOn w:val="Normal"/>
    <w:next w:val="Normal"/>
    <w:uiPriority w:val="35"/>
    <w:semiHidden/>
    <w:unhideWhenUsed/>
    <w:qFormat/>
    <w:rsid w:val="00B9365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490635">
      <w:bodyDiv w:val="1"/>
      <w:marLeft w:val="0"/>
      <w:marRight w:val="0"/>
      <w:marTop w:val="0"/>
      <w:marBottom w:val="0"/>
      <w:divBdr>
        <w:top w:val="none" w:sz="0" w:space="0" w:color="auto"/>
        <w:left w:val="none" w:sz="0" w:space="0" w:color="auto"/>
        <w:bottom w:val="none" w:sz="0" w:space="0" w:color="auto"/>
        <w:right w:val="none" w:sz="0" w:space="0" w:color="auto"/>
      </w:divBdr>
    </w:div>
    <w:div w:id="342823664">
      <w:bodyDiv w:val="1"/>
      <w:marLeft w:val="0"/>
      <w:marRight w:val="0"/>
      <w:marTop w:val="0"/>
      <w:marBottom w:val="0"/>
      <w:divBdr>
        <w:top w:val="none" w:sz="0" w:space="0" w:color="auto"/>
        <w:left w:val="none" w:sz="0" w:space="0" w:color="auto"/>
        <w:bottom w:val="none" w:sz="0" w:space="0" w:color="auto"/>
        <w:right w:val="none" w:sz="0" w:space="0" w:color="auto"/>
      </w:divBdr>
    </w:div>
    <w:div w:id="1104110717">
      <w:bodyDiv w:val="1"/>
      <w:marLeft w:val="0"/>
      <w:marRight w:val="0"/>
      <w:marTop w:val="0"/>
      <w:marBottom w:val="0"/>
      <w:divBdr>
        <w:top w:val="none" w:sz="0" w:space="0" w:color="auto"/>
        <w:left w:val="none" w:sz="0" w:space="0" w:color="auto"/>
        <w:bottom w:val="none" w:sz="0" w:space="0" w:color="auto"/>
        <w:right w:val="none" w:sz="0" w:space="0" w:color="auto"/>
      </w:divBdr>
      <w:divsChild>
        <w:div w:id="1356080420">
          <w:marLeft w:val="0"/>
          <w:marRight w:val="0"/>
          <w:marTop w:val="0"/>
          <w:marBottom w:val="0"/>
          <w:divBdr>
            <w:top w:val="none" w:sz="0" w:space="0" w:color="auto"/>
            <w:left w:val="none" w:sz="0" w:space="0" w:color="auto"/>
            <w:bottom w:val="none" w:sz="0" w:space="0" w:color="auto"/>
            <w:right w:val="none" w:sz="0" w:space="0" w:color="auto"/>
          </w:divBdr>
        </w:div>
        <w:div w:id="1889536442">
          <w:marLeft w:val="0"/>
          <w:marRight w:val="0"/>
          <w:marTop w:val="0"/>
          <w:marBottom w:val="0"/>
          <w:divBdr>
            <w:top w:val="none" w:sz="0" w:space="0" w:color="auto"/>
            <w:left w:val="none" w:sz="0" w:space="0" w:color="auto"/>
            <w:bottom w:val="none" w:sz="0" w:space="0" w:color="auto"/>
            <w:right w:val="none" w:sz="0" w:space="0" w:color="auto"/>
          </w:divBdr>
        </w:div>
      </w:divsChild>
    </w:div>
    <w:div w:id="1402558920">
      <w:bodyDiv w:val="1"/>
      <w:marLeft w:val="0"/>
      <w:marRight w:val="0"/>
      <w:marTop w:val="0"/>
      <w:marBottom w:val="0"/>
      <w:divBdr>
        <w:top w:val="none" w:sz="0" w:space="0" w:color="auto"/>
        <w:left w:val="none" w:sz="0" w:space="0" w:color="auto"/>
        <w:bottom w:val="none" w:sz="0" w:space="0" w:color="auto"/>
        <w:right w:val="none" w:sz="0" w:space="0" w:color="auto"/>
      </w:divBdr>
      <w:divsChild>
        <w:div w:id="1693140142">
          <w:marLeft w:val="0"/>
          <w:marRight w:val="0"/>
          <w:marTop w:val="0"/>
          <w:marBottom w:val="0"/>
          <w:divBdr>
            <w:top w:val="none" w:sz="0" w:space="0" w:color="auto"/>
            <w:left w:val="none" w:sz="0" w:space="0" w:color="auto"/>
            <w:bottom w:val="none" w:sz="0" w:space="0" w:color="auto"/>
            <w:right w:val="none" w:sz="0" w:space="0" w:color="auto"/>
          </w:divBdr>
        </w:div>
        <w:div w:id="1863669222">
          <w:marLeft w:val="0"/>
          <w:marRight w:val="0"/>
          <w:marTop w:val="0"/>
          <w:marBottom w:val="0"/>
          <w:divBdr>
            <w:top w:val="none" w:sz="0" w:space="0" w:color="auto"/>
            <w:left w:val="none" w:sz="0" w:space="0" w:color="auto"/>
            <w:bottom w:val="none" w:sz="0" w:space="0" w:color="auto"/>
            <w:right w:val="none" w:sz="0" w:space="0" w:color="auto"/>
          </w:divBdr>
        </w:div>
        <w:div w:id="1805653679">
          <w:marLeft w:val="0"/>
          <w:marRight w:val="0"/>
          <w:marTop w:val="0"/>
          <w:marBottom w:val="0"/>
          <w:divBdr>
            <w:top w:val="none" w:sz="0" w:space="0" w:color="auto"/>
            <w:left w:val="none" w:sz="0" w:space="0" w:color="auto"/>
            <w:bottom w:val="none" w:sz="0" w:space="0" w:color="auto"/>
            <w:right w:val="none" w:sz="0" w:space="0" w:color="auto"/>
          </w:divBdr>
        </w:div>
        <w:div w:id="1237395154">
          <w:marLeft w:val="0"/>
          <w:marRight w:val="0"/>
          <w:marTop w:val="0"/>
          <w:marBottom w:val="0"/>
          <w:divBdr>
            <w:top w:val="none" w:sz="0" w:space="0" w:color="auto"/>
            <w:left w:val="none" w:sz="0" w:space="0" w:color="auto"/>
            <w:bottom w:val="none" w:sz="0" w:space="0" w:color="auto"/>
            <w:right w:val="none" w:sz="0" w:space="0" w:color="auto"/>
          </w:divBdr>
        </w:div>
        <w:div w:id="1728845577">
          <w:marLeft w:val="0"/>
          <w:marRight w:val="0"/>
          <w:marTop w:val="0"/>
          <w:marBottom w:val="0"/>
          <w:divBdr>
            <w:top w:val="none" w:sz="0" w:space="0" w:color="auto"/>
            <w:left w:val="none" w:sz="0" w:space="0" w:color="auto"/>
            <w:bottom w:val="none" w:sz="0" w:space="0" w:color="auto"/>
            <w:right w:val="none" w:sz="0" w:space="0" w:color="auto"/>
          </w:divBdr>
        </w:div>
        <w:div w:id="1070889148">
          <w:marLeft w:val="0"/>
          <w:marRight w:val="0"/>
          <w:marTop w:val="0"/>
          <w:marBottom w:val="0"/>
          <w:divBdr>
            <w:top w:val="none" w:sz="0" w:space="0" w:color="auto"/>
            <w:left w:val="none" w:sz="0" w:space="0" w:color="auto"/>
            <w:bottom w:val="none" w:sz="0" w:space="0" w:color="auto"/>
            <w:right w:val="none" w:sz="0" w:space="0" w:color="auto"/>
          </w:divBdr>
        </w:div>
        <w:div w:id="1596863607">
          <w:marLeft w:val="0"/>
          <w:marRight w:val="0"/>
          <w:marTop w:val="0"/>
          <w:marBottom w:val="0"/>
          <w:divBdr>
            <w:top w:val="none" w:sz="0" w:space="0" w:color="auto"/>
            <w:left w:val="none" w:sz="0" w:space="0" w:color="auto"/>
            <w:bottom w:val="none" w:sz="0" w:space="0" w:color="auto"/>
            <w:right w:val="none" w:sz="0" w:space="0" w:color="auto"/>
          </w:divBdr>
        </w:div>
        <w:div w:id="1314064925">
          <w:marLeft w:val="0"/>
          <w:marRight w:val="0"/>
          <w:marTop w:val="0"/>
          <w:marBottom w:val="0"/>
          <w:divBdr>
            <w:top w:val="none" w:sz="0" w:space="0" w:color="auto"/>
            <w:left w:val="none" w:sz="0" w:space="0" w:color="auto"/>
            <w:bottom w:val="none" w:sz="0" w:space="0" w:color="auto"/>
            <w:right w:val="none" w:sz="0" w:space="0" w:color="auto"/>
          </w:divBdr>
        </w:div>
        <w:div w:id="2052797964">
          <w:marLeft w:val="0"/>
          <w:marRight w:val="0"/>
          <w:marTop w:val="0"/>
          <w:marBottom w:val="0"/>
          <w:divBdr>
            <w:top w:val="none" w:sz="0" w:space="0" w:color="auto"/>
            <w:left w:val="none" w:sz="0" w:space="0" w:color="auto"/>
            <w:bottom w:val="none" w:sz="0" w:space="0" w:color="auto"/>
            <w:right w:val="none" w:sz="0" w:space="0" w:color="auto"/>
          </w:divBdr>
        </w:div>
        <w:div w:id="55007589">
          <w:marLeft w:val="0"/>
          <w:marRight w:val="0"/>
          <w:marTop w:val="0"/>
          <w:marBottom w:val="0"/>
          <w:divBdr>
            <w:top w:val="none" w:sz="0" w:space="0" w:color="auto"/>
            <w:left w:val="none" w:sz="0" w:space="0" w:color="auto"/>
            <w:bottom w:val="none" w:sz="0" w:space="0" w:color="auto"/>
            <w:right w:val="none" w:sz="0" w:space="0" w:color="auto"/>
          </w:divBdr>
        </w:div>
        <w:div w:id="698317638">
          <w:marLeft w:val="0"/>
          <w:marRight w:val="0"/>
          <w:marTop w:val="0"/>
          <w:marBottom w:val="0"/>
          <w:divBdr>
            <w:top w:val="none" w:sz="0" w:space="0" w:color="auto"/>
            <w:left w:val="none" w:sz="0" w:space="0" w:color="auto"/>
            <w:bottom w:val="none" w:sz="0" w:space="0" w:color="auto"/>
            <w:right w:val="none" w:sz="0" w:space="0" w:color="auto"/>
          </w:divBdr>
        </w:div>
        <w:div w:id="1374767013">
          <w:marLeft w:val="0"/>
          <w:marRight w:val="0"/>
          <w:marTop w:val="0"/>
          <w:marBottom w:val="0"/>
          <w:divBdr>
            <w:top w:val="none" w:sz="0" w:space="0" w:color="auto"/>
            <w:left w:val="none" w:sz="0" w:space="0" w:color="auto"/>
            <w:bottom w:val="none" w:sz="0" w:space="0" w:color="auto"/>
            <w:right w:val="none" w:sz="0" w:space="0" w:color="auto"/>
          </w:divBdr>
        </w:div>
        <w:div w:id="691685884">
          <w:marLeft w:val="0"/>
          <w:marRight w:val="0"/>
          <w:marTop w:val="0"/>
          <w:marBottom w:val="0"/>
          <w:divBdr>
            <w:top w:val="none" w:sz="0" w:space="0" w:color="auto"/>
            <w:left w:val="none" w:sz="0" w:space="0" w:color="auto"/>
            <w:bottom w:val="none" w:sz="0" w:space="0" w:color="auto"/>
            <w:right w:val="none" w:sz="0" w:space="0" w:color="auto"/>
          </w:divBdr>
        </w:div>
        <w:div w:id="1906643644">
          <w:marLeft w:val="0"/>
          <w:marRight w:val="0"/>
          <w:marTop w:val="0"/>
          <w:marBottom w:val="0"/>
          <w:divBdr>
            <w:top w:val="none" w:sz="0" w:space="0" w:color="auto"/>
            <w:left w:val="none" w:sz="0" w:space="0" w:color="auto"/>
            <w:bottom w:val="none" w:sz="0" w:space="0" w:color="auto"/>
            <w:right w:val="none" w:sz="0" w:space="0" w:color="auto"/>
          </w:divBdr>
        </w:div>
        <w:div w:id="1117454717">
          <w:marLeft w:val="0"/>
          <w:marRight w:val="0"/>
          <w:marTop w:val="0"/>
          <w:marBottom w:val="0"/>
          <w:divBdr>
            <w:top w:val="none" w:sz="0" w:space="0" w:color="auto"/>
            <w:left w:val="none" w:sz="0" w:space="0" w:color="auto"/>
            <w:bottom w:val="none" w:sz="0" w:space="0" w:color="auto"/>
            <w:right w:val="none" w:sz="0" w:space="0" w:color="auto"/>
          </w:divBdr>
        </w:div>
        <w:div w:id="711417250">
          <w:marLeft w:val="0"/>
          <w:marRight w:val="0"/>
          <w:marTop w:val="0"/>
          <w:marBottom w:val="0"/>
          <w:divBdr>
            <w:top w:val="none" w:sz="0" w:space="0" w:color="auto"/>
            <w:left w:val="none" w:sz="0" w:space="0" w:color="auto"/>
            <w:bottom w:val="none" w:sz="0" w:space="0" w:color="auto"/>
            <w:right w:val="none" w:sz="0" w:space="0" w:color="auto"/>
          </w:divBdr>
        </w:div>
        <w:div w:id="1153334204">
          <w:marLeft w:val="0"/>
          <w:marRight w:val="0"/>
          <w:marTop w:val="0"/>
          <w:marBottom w:val="0"/>
          <w:divBdr>
            <w:top w:val="none" w:sz="0" w:space="0" w:color="auto"/>
            <w:left w:val="none" w:sz="0" w:space="0" w:color="auto"/>
            <w:bottom w:val="none" w:sz="0" w:space="0" w:color="auto"/>
            <w:right w:val="none" w:sz="0" w:space="0" w:color="auto"/>
          </w:divBdr>
        </w:div>
        <w:div w:id="2077044921">
          <w:marLeft w:val="0"/>
          <w:marRight w:val="0"/>
          <w:marTop w:val="0"/>
          <w:marBottom w:val="0"/>
          <w:divBdr>
            <w:top w:val="none" w:sz="0" w:space="0" w:color="auto"/>
            <w:left w:val="none" w:sz="0" w:space="0" w:color="auto"/>
            <w:bottom w:val="none" w:sz="0" w:space="0" w:color="auto"/>
            <w:right w:val="none" w:sz="0" w:space="0" w:color="auto"/>
          </w:divBdr>
        </w:div>
        <w:div w:id="1335037766">
          <w:marLeft w:val="0"/>
          <w:marRight w:val="0"/>
          <w:marTop w:val="0"/>
          <w:marBottom w:val="0"/>
          <w:divBdr>
            <w:top w:val="none" w:sz="0" w:space="0" w:color="auto"/>
            <w:left w:val="none" w:sz="0" w:space="0" w:color="auto"/>
            <w:bottom w:val="none" w:sz="0" w:space="0" w:color="auto"/>
            <w:right w:val="none" w:sz="0" w:space="0" w:color="auto"/>
          </w:divBdr>
        </w:div>
        <w:div w:id="226763827">
          <w:marLeft w:val="0"/>
          <w:marRight w:val="0"/>
          <w:marTop w:val="0"/>
          <w:marBottom w:val="0"/>
          <w:divBdr>
            <w:top w:val="none" w:sz="0" w:space="0" w:color="auto"/>
            <w:left w:val="none" w:sz="0" w:space="0" w:color="auto"/>
            <w:bottom w:val="none" w:sz="0" w:space="0" w:color="auto"/>
            <w:right w:val="none" w:sz="0" w:space="0" w:color="auto"/>
          </w:divBdr>
        </w:div>
      </w:divsChild>
    </w:div>
    <w:div w:id="1538663114">
      <w:bodyDiv w:val="1"/>
      <w:marLeft w:val="0"/>
      <w:marRight w:val="0"/>
      <w:marTop w:val="0"/>
      <w:marBottom w:val="0"/>
      <w:divBdr>
        <w:top w:val="none" w:sz="0" w:space="0" w:color="auto"/>
        <w:left w:val="none" w:sz="0" w:space="0" w:color="auto"/>
        <w:bottom w:val="none" w:sz="0" w:space="0" w:color="auto"/>
        <w:right w:val="none" w:sz="0" w:space="0" w:color="auto"/>
      </w:divBdr>
    </w:div>
    <w:div w:id="1670988065">
      <w:bodyDiv w:val="1"/>
      <w:marLeft w:val="0"/>
      <w:marRight w:val="0"/>
      <w:marTop w:val="0"/>
      <w:marBottom w:val="0"/>
      <w:divBdr>
        <w:top w:val="none" w:sz="0" w:space="0" w:color="auto"/>
        <w:left w:val="none" w:sz="0" w:space="0" w:color="auto"/>
        <w:bottom w:val="none" w:sz="0" w:space="0" w:color="auto"/>
        <w:right w:val="none" w:sz="0" w:space="0" w:color="auto"/>
      </w:divBdr>
    </w:div>
    <w:div w:id="1944878838">
      <w:bodyDiv w:val="1"/>
      <w:marLeft w:val="0"/>
      <w:marRight w:val="0"/>
      <w:marTop w:val="0"/>
      <w:marBottom w:val="0"/>
      <w:divBdr>
        <w:top w:val="none" w:sz="0" w:space="0" w:color="auto"/>
        <w:left w:val="none" w:sz="0" w:space="0" w:color="auto"/>
        <w:bottom w:val="none" w:sz="0" w:space="0" w:color="auto"/>
        <w:right w:val="none" w:sz="0" w:space="0" w:color="auto"/>
      </w:divBdr>
    </w:div>
    <w:div w:id="195628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vegan" TargetMode="External"/><Relationship Id="rId13" Type="http://schemas.openxmlformats.org/officeDocument/2006/relationships/image" Target="media/image5.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0F04-994F-44BB-8056-2B221F6F1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36</Pages>
  <Words>7548</Words>
  <Characters>43024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Bednarsek</dc:creator>
  <cp:keywords/>
  <dc:description/>
  <cp:lastModifiedBy>Marcus Beck</cp:lastModifiedBy>
  <cp:revision>7</cp:revision>
  <cp:lastPrinted>2019-03-21T17:47:00Z</cp:lastPrinted>
  <dcterms:created xsi:type="dcterms:W3CDTF">2019-03-26T01:09:00Z</dcterms:created>
  <dcterms:modified xsi:type="dcterms:W3CDTF">2019-03-26T01:54:00Z</dcterms:modified>
</cp:coreProperties>
</file>